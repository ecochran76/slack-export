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25D0F" w14:textId="77777777" w:rsidR="007E3CEE" w:rsidRPr="00B05FFC" w:rsidRDefault="007E3CEE" w:rsidP="007E3CEE">
      <w:pPr>
        <w:pStyle w:val="Title"/>
        <w:jc w:val="center"/>
        <w:rPr>
          <w:rFonts w:ascii="Times New Roman" w:hAnsi="Times New Roman" w:cs="Times New Roman"/>
          <w:b/>
          <w:bCs/>
          <w:sz w:val="28"/>
          <w:szCs w:val="28"/>
        </w:rPr>
      </w:pPr>
      <w:r w:rsidRPr="00B05FFC">
        <w:rPr>
          <w:rFonts w:ascii="Times New Roman" w:hAnsi="Times New Roman" w:cs="Times New Roman"/>
          <w:b/>
          <w:bCs/>
          <w:sz w:val="28"/>
          <w:szCs w:val="28"/>
        </w:rPr>
        <w:t>Consulting Agreement</w:t>
      </w:r>
    </w:p>
    <w:p w14:paraId="5868FDC9"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ab/>
      </w:r>
    </w:p>
    <w:p w14:paraId="4EDCF317" w14:textId="6D70468E" w:rsidR="007E3CEE" w:rsidRPr="00B05FFC" w:rsidRDefault="007E3CEE" w:rsidP="00B05FFC">
      <w:pPr>
        <w:jc w:val="both"/>
        <w:rPr>
          <w:rFonts w:ascii="Times New Roman" w:hAnsi="Times New Roman" w:cs="Times New Roman"/>
        </w:rPr>
      </w:pPr>
      <w:r w:rsidRPr="00B05FFC">
        <w:rPr>
          <w:rFonts w:ascii="Times New Roman" w:hAnsi="Times New Roman" w:cs="Times New Roman"/>
        </w:rPr>
        <w:t xml:space="preserve">THIS </w:t>
      </w:r>
      <w:del w:id="0" w:author="Burke, Matt" w:date="2020-07-30T15:05:00Z">
        <w:r w:rsidRPr="00B05FFC" w:rsidDel="007546F1">
          <w:rPr>
            <w:rFonts w:ascii="Times New Roman" w:hAnsi="Times New Roman" w:cs="Times New Roman"/>
          </w:rPr>
          <w:delText>NON EXCLUSIVE SUBLICENSE</w:delText>
        </w:r>
      </w:del>
      <w:ins w:id="1" w:author="Burke, Matt" w:date="2020-07-30T15:05:00Z">
        <w:r w:rsidR="007546F1" w:rsidRPr="00B05FFC">
          <w:rPr>
            <w:rFonts w:ascii="Times New Roman" w:hAnsi="Times New Roman" w:cs="Times New Roman"/>
          </w:rPr>
          <w:t>CONS</w:t>
        </w:r>
      </w:ins>
      <w:ins w:id="2" w:author="Burke, Matt" w:date="2020-07-30T15:06:00Z">
        <w:r w:rsidR="007546F1" w:rsidRPr="00B05FFC">
          <w:rPr>
            <w:rFonts w:ascii="Times New Roman" w:hAnsi="Times New Roman" w:cs="Times New Roman"/>
          </w:rPr>
          <w:t>ULTING</w:t>
        </w:r>
      </w:ins>
      <w:r w:rsidRPr="00B05FFC">
        <w:rPr>
          <w:rFonts w:ascii="Times New Roman" w:hAnsi="Times New Roman" w:cs="Times New Roman"/>
        </w:rPr>
        <w:t xml:space="preserve"> AGREEMENT (the "Agreement") is made this ____ day of July, 2020 (the "Effective Date"), by and between Master Builders Solutions US LLC (by and through its </w:t>
      </w:r>
      <w:proofErr w:type="spellStart"/>
      <w:r w:rsidRPr="00B05FFC">
        <w:rPr>
          <w:rFonts w:ascii="Times New Roman" w:hAnsi="Times New Roman" w:cs="Times New Roman"/>
        </w:rPr>
        <w:t>Colorbiotics</w:t>
      </w:r>
      <w:proofErr w:type="spellEnd"/>
      <w:r w:rsidRPr="00B05FFC">
        <w:rPr>
          <w:rFonts w:ascii="Times New Roman" w:hAnsi="Times New Roman" w:cs="Times New Roman"/>
        </w:rPr>
        <w:t>® business line), a Delaware limited liability company, with offices located at 1725 Dayton Avenue, Ames, IA 50010 (hereinafter referred to as “MBS”) and SoyLei Innovations</w:t>
      </w:r>
      <w:ins w:id="3" w:author="Burke, Matt" w:date="2020-07-31T14:45:00Z">
        <w:r w:rsidR="006B77F0" w:rsidRPr="00B05FFC">
          <w:rPr>
            <w:rFonts w:ascii="Times New Roman" w:hAnsi="Times New Roman" w:cs="Times New Roman"/>
          </w:rPr>
          <w:t>, LLC</w:t>
        </w:r>
      </w:ins>
      <w:r w:rsidRPr="00B05FFC">
        <w:rPr>
          <w:rFonts w:ascii="Times New Roman" w:hAnsi="Times New Roman" w:cs="Times New Roman"/>
        </w:rPr>
        <w:t>, a</w:t>
      </w:r>
      <w:del w:id="4" w:author="Burke, Matt" w:date="2020-07-30T15:06:00Z">
        <w:r w:rsidRPr="00B05FFC" w:rsidDel="007546F1">
          <w:rPr>
            <w:rFonts w:ascii="Times New Roman" w:hAnsi="Times New Roman" w:cs="Times New Roman"/>
          </w:rPr>
          <w:delText xml:space="preserve"> corporation </w:delText>
        </w:r>
      </w:del>
      <w:ins w:id="5" w:author="Burke, Matt" w:date="2020-07-30T15:06:00Z">
        <w:r w:rsidR="007546F1" w:rsidRPr="00B05FFC">
          <w:rPr>
            <w:rFonts w:ascii="Times New Roman" w:hAnsi="Times New Roman" w:cs="Times New Roman"/>
          </w:rPr>
          <w:t xml:space="preserve">n </w:t>
        </w:r>
      </w:ins>
      <w:r w:rsidRPr="00B05FFC">
        <w:rPr>
          <w:rFonts w:ascii="Times New Roman" w:hAnsi="Times New Roman" w:cs="Times New Roman"/>
        </w:rPr>
        <w:t>Iowa limited liability company, with offices located at 812 Ashworth Rd, West Des Moines, IA 50265 (hereinafter referred to as “Consultant” or “SLI”).</w:t>
      </w:r>
    </w:p>
    <w:p w14:paraId="0D66A8DA"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Referenced Documents:</w:t>
      </w:r>
    </w:p>
    <w:p w14:paraId="36687176"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ISURF_04857_05127_Exclusive License: SLI exclusive license from ISURF</w:t>
      </w:r>
    </w:p>
    <w:p w14:paraId="5FD59388"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Non-Exclusive Sublicense Agreement (Master Agreement of all Dependent Agreements Including this one)</w:t>
      </w:r>
    </w:p>
    <w:p w14:paraId="1F89B62E"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Private Label Supply Agreement (dependent agreement)</w:t>
      </w:r>
    </w:p>
    <w:p w14:paraId="011EBA29" w14:textId="77777777" w:rsidR="007E3CEE" w:rsidRPr="00B05FFC" w:rsidRDefault="007E3CEE" w:rsidP="007E3CEE">
      <w:pPr>
        <w:pStyle w:val="ListParagraph"/>
        <w:numPr>
          <w:ilvl w:val="0"/>
          <w:numId w:val="1"/>
        </w:numPr>
        <w:rPr>
          <w:rFonts w:ascii="Times New Roman" w:hAnsi="Times New Roman" w:cs="Times New Roman"/>
        </w:rPr>
      </w:pPr>
      <w:r w:rsidRPr="00B05FFC">
        <w:rPr>
          <w:rFonts w:ascii="Times New Roman" w:hAnsi="Times New Roman" w:cs="Times New Roman"/>
        </w:rPr>
        <w:t>Non-Disclosure Agreement (dependent agreement)</w:t>
      </w:r>
      <w:r w:rsidRPr="00B05FFC">
        <w:rPr>
          <w:rFonts w:ascii="Times New Roman" w:hAnsi="Times New Roman" w:cs="Times New Roman"/>
        </w:rPr>
        <w:br/>
      </w:r>
    </w:p>
    <w:p w14:paraId="12D87A42" w14:textId="77777777" w:rsidR="007E3CEE" w:rsidRPr="00B05FFC" w:rsidRDefault="007E3CEE" w:rsidP="007E3CEE">
      <w:pPr>
        <w:rPr>
          <w:rFonts w:ascii="Times New Roman" w:hAnsi="Times New Roman" w:cs="Times New Roman"/>
        </w:rPr>
      </w:pPr>
      <w:r w:rsidRPr="00B05FFC">
        <w:rPr>
          <w:rFonts w:ascii="Times New Roman" w:hAnsi="Times New Roman" w:cs="Times New Roman"/>
        </w:rPr>
        <w:t xml:space="preserve">MBS &amp; SLI mutually agree as follows: </w:t>
      </w:r>
    </w:p>
    <w:p w14:paraId="15D6F4C5"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Service:</w:t>
      </w:r>
      <w:r w:rsidRPr="00B05FFC">
        <w:rPr>
          <w:rFonts w:ascii="Times New Roman" w:hAnsi="Times New Roman" w:cs="Times New Roman"/>
          <w:u w:val="single"/>
        </w:rPr>
        <w:br/>
      </w:r>
      <w:r w:rsidRPr="00B05FFC">
        <w:rPr>
          <w:rFonts w:ascii="Times New Roman" w:hAnsi="Times New Roman" w:cs="Times New Roman"/>
        </w:rPr>
        <w:t xml:space="preserve">Consultant agrees to act in the capacity of a consultant to MBS and to perform the services set forth on </w:t>
      </w:r>
      <w:r w:rsidRPr="00B05FFC">
        <w:rPr>
          <w:rFonts w:ascii="Times New Roman" w:hAnsi="Times New Roman" w:cs="Times New Roman"/>
          <w:u w:val="single"/>
        </w:rPr>
        <w:t>Exhibit A</w:t>
      </w:r>
      <w:r w:rsidRPr="00B05FFC">
        <w:rPr>
          <w:rFonts w:ascii="Times New Roman" w:hAnsi="Times New Roman" w:cs="Times New Roman"/>
        </w:rPr>
        <w:t xml:space="preserve"> to this Agreement</w:t>
      </w:r>
      <w:ins w:id="6" w:author="Burke, Matt" w:date="2020-07-30T15:07:00Z">
        <w:r w:rsidR="007546F1" w:rsidRPr="00B05FFC">
          <w:rPr>
            <w:rFonts w:ascii="Times New Roman" w:hAnsi="Times New Roman" w:cs="Times New Roman"/>
          </w:rPr>
          <w:t xml:space="preserve"> (the “Services”)</w:t>
        </w:r>
      </w:ins>
      <w:r w:rsidRPr="00B05FFC">
        <w:rPr>
          <w:rFonts w:ascii="Times New Roman" w:hAnsi="Times New Roman" w:cs="Times New Roman"/>
        </w:rPr>
        <w:t>.</w:t>
      </w:r>
    </w:p>
    <w:p w14:paraId="7278F0C8"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 xml:space="preserve">Compensation: </w:t>
      </w:r>
      <w:r w:rsidRPr="00B05FFC">
        <w:rPr>
          <w:rFonts w:ascii="Times New Roman" w:hAnsi="Times New Roman" w:cs="Times New Roman"/>
          <w:u w:val="single"/>
        </w:rPr>
        <w:br/>
      </w:r>
      <w:r w:rsidRPr="00B05FFC">
        <w:rPr>
          <w:rFonts w:ascii="Times New Roman" w:hAnsi="Times New Roman" w:cs="Times New Roman"/>
        </w:rPr>
        <w:t xml:space="preserve">For the </w:t>
      </w:r>
      <w:del w:id="7" w:author="Burke, Matt" w:date="2020-07-30T15:07:00Z">
        <w:r w:rsidRPr="00B05FFC" w:rsidDel="007546F1">
          <w:rPr>
            <w:rFonts w:ascii="Times New Roman" w:hAnsi="Times New Roman" w:cs="Times New Roman"/>
          </w:rPr>
          <w:delText xml:space="preserve">services </w:delText>
        </w:r>
      </w:del>
      <w:ins w:id="8" w:author="Burke, Matt" w:date="2020-07-30T15:07:00Z">
        <w:r w:rsidR="007546F1" w:rsidRPr="00B05FFC">
          <w:rPr>
            <w:rFonts w:ascii="Times New Roman" w:hAnsi="Times New Roman" w:cs="Times New Roman"/>
          </w:rPr>
          <w:t xml:space="preserve">Services </w:t>
        </w:r>
      </w:ins>
      <w:r w:rsidRPr="00B05FFC">
        <w:rPr>
          <w:rFonts w:ascii="Times New Roman" w:hAnsi="Times New Roman" w:cs="Times New Roman"/>
        </w:rPr>
        <w:t>performed hereunder</w:t>
      </w:r>
      <w:del w:id="9" w:author="Burke, Matt" w:date="2020-07-30T15:07:00Z">
        <w:r w:rsidRPr="00B05FFC" w:rsidDel="007546F1">
          <w:rPr>
            <w:rFonts w:ascii="Times New Roman" w:hAnsi="Times New Roman" w:cs="Times New Roman"/>
          </w:rPr>
          <w:delText xml:space="preserve"> (the “Services”)</w:delText>
        </w:r>
      </w:del>
      <w:r w:rsidRPr="00B05FFC">
        <w:rPr>
          <w:rFonts w:ascii="Times New Roman" w:hAnsi="Times New Roman" w:cs="Times New Roman"/>
        </w:rPr>
        <w:t xml:space="preserve">; MBS shall compensate Consultant in accordance with the provisions of </w:t>
      </w:r>
      <w:r w:rsidRPr="00B05FFC">
        <w:rPr>
          <w:rFonts w:ascii="Times New Roman" w:hAnsi="Times New Roman" w:cs="Times New Roman"/>
          <w:u w:val="single"/>
        </w:rPr>
        <w:t>Exhibit A</w:t>
      </w:r>
      <w:r w:rsidRPr="00B05FFC">
        <w:rPr>
          <w:rFonts w:ascii="Times New Roman" w:hAnsi="Times New Roman" w:cs="Times New Roman"/>
        </w:rPr>
        <w:t>.</w:t>
      </w:r>
    </w:p>
    <w:p w14:paraId="24BA2E98" w14:textId="24096838"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Confidentiality:</w:t>
      </w:r>
      <w:r w:rsidRPr="00B05FFC">
        <w:rPr>
          <w:rFonts w:ascii="Times New Roman" w:hAnsi="Times New Roman" w:cs="Times New Roman"/>
          <w:u w:val="single"/>
        </w:rPr>
        <w:br/>
      </w:r>
      <w:del w:id="10" w:author="Burke, Matt" w:date="2020-07-30T15:17:00Z">
        <w:r w:rsidRPr="00B05FFC" w:rsidDel="00070AB9">
          <w:rPr>
            <w:rFonts w:ascii="Times New Roman" w:hAnsi="Times New Roman" w:cs="Times New Roman"/>
          </w:rPr>
          <w:delText xml:space="preserve">Confidentiality will be maintained as outlined in Non-Exclusive Sublicense </w:delText>
        </w:r>
      </w:del>
      <w:ins w:id="11" w:author="Burke, Matt" w:date="2020-08-06T13:52:00Z">
        <w:r w:rsidR="00A70848" w:rsidRPr="00B05FFC">
          <w:rPr>
            <w:rFonts w:ascii="Times New Roman" w:hAnsi="Times New Roman" w:cs="Times New Roman"/>
          </w:rPr>
          <w:t xml:space="preserve">The parties acknowledge and agree that the terms and conditions of that certain Non-Disclosure Agreement between the </w:t>
        </w:r>
        <w:r w:rsidR="00CD16A7" w:rsidRPr="00B05FFC">
          <w:rPr>
            <w:rFonts w:ascii="Times New Roman" w:hAnsi="Times New Roman" w:cs="Times New Roman"/>
          </w:rPr>
          <w:t>MBS and Iowa State Univers</w:t>
        </w:r>
      </w:ins>
      <w:ins w:id="12" w:author="Burke, Matt" w:date="2020-08-06T13:53:00Z">
        <w:r w:rsidR="00CD16A7" w:rsidRPr="00B05FFC">
          <w:rPr>
            <w:rFonts w:ascii="Times New Roman" w:hAnsi="Times New Roman" w:cs="Times New Roman"/>
          </w:rPr>
          <w:t xml:space="preserve">ity of Science and Technology </w:t>
        </w:r>
      </w:ins>
      <w:ins w:id="13" w:author="Burke, Matt" w:date="2020-08-06T13:52:00Z">
        <w:r w:rsidR="00A70848" w:rsidRPr="00B05FFC">
          <w:rPr>
            <w:rFonts w:ascii="Times New Roman" w:hAnsi="Times New Roman" w:cs="Times New Roman"/>
          </w:rPr>
          <w:t xml:space="preserve">dated May 11, 2020 is incorporated herein by reference in its entirety (the “NDA”). </w:t>
        </w:r>
      </w:ins>
      <w:ins w:id="14" w:author="Burke, Matt" w:date="2020-08-06T13:54:00Z">
        <w:r w:rsidR="006A657D" w:rsidRPr="00B05FFC">
          <w:rPr>
            <w:rFonts w:ascii="Times New Roman" w:hAnsi="Times New Roman" w:cs="Times New Roman"/>
          </w:rPr>
          <w:t>T</w:t>
        </w:r>
      </w:ins>
      <w:ins w:id="15" w:author="Burke, Matt" w:date="2020-08-06T13:52:00Z">
        <w:r w:rsidR="00A70848" w:rsidRPr="00B05FFC">
          <w:rPr>
            <w:rFonts w:ascii="Times New Roman" w:hAnsi="Times New Roman" w:cs="Times New Roman"/>
          </w:rPr>
          <w:t>he term</w:t>
        </w:r>
      </w:ins>
      <w:ins w:id="16" w:author="Burke, Matt" w:date="2020-08-06T13:53:00Z">
        <w:r w:rsidR="00CD16A7" w:rsidRPr="00B05FFC">
          <w:rPr>
            <w:rFonts w:ascii="Times New Roman" w:hAnsi="Times New Roman" w:cs="Times New Roman"/>
          </w:rPr>
          <w:t>s</w:t>
        </w:r>
      </w:ins>
      <w:ins w:id="17" w:author="Burke, Matt" w:date="2020-08-06T13:52:00Z">
        <w:r w:rsidR="00A70848" w:rsidRPr="00B05FFC">
          <w:rPr>
            <w:rFonts w:ascii="Times New Roman" w:hAnsi="Times New Roman" w:cs="Times New Roman"/>
          </w:rPr>
          <w:t xml:space="preserve"> </w:t>
        </w:r>
      </w:ins>
      <w:ins w:id="18" w:author="Burke, Matt" w:date="2020-08-06T13:54:00Z">
        <w:r w:rsidR="006F32E5" w:rsidRPr="00B05FFC">
          <w:rPr>
            <w:rFonts w:ascii="Times New Roman" w:hAnsi="Times New Roman" w:cs="Times New Roman"/>
          </w:rPr>
          <w:t xml:space="preserve">and conditions </w:t>
        </w:r>
      </w:ins>
      <w:ins w:id="19" w:author="Burke, Matt" w:date="2020-08-06T13:52:00Z">
        <w:r w:rsidR="00A70848" w:rsidRPr="00B05FFC">
          <w:rPr>
            <w:rFonts w:ascii="Times New Roman" w:hAnsi="Times New Roman" w:cs="Times New Roman"/>
          </w:rPr>
          <w:t xml:space="preserve">of the NDA shall continue </w:t>
        </w:r>
        <w:del w:id="20" w:author="Lincoln, Nicholas" w:date="2020-08-06T13:05:00Z">
          <w:r w:rsidR="00A70848" w:rsidRPr="00B05FFC" w:rsidDel="005A2365">
            <w:rPr>
              <w:rFonts w:ascii="Times New Roman" w:hAnsi="Times New Roman" w:cs="Times New Roman"/>
            </w:rPr>
            <w:delText>simultanteously</w:delText>
          </w:r>
        </w:del>
      </w:ins>
      <w:ins w:id="21" w:author="Lincoln, Nicholas" w:date="2020-08-06T13:05:00Z">
        <w:r w:rsidR="005A2365" w:rsidRPr="00B05FFC">
          <w:rPr>
            <w:rFonts w:ascii="Times New Roman" w:hAnsi="Times New Roman" w:cs="Times New Roman"/>
          </w:rPr>
          <w:t>simultaneously</w:t>
        </w:r>
      </w:ins>
      <w:ins w:id="22" w:author="Burke, Matt" w:date="2020-08-06T13:52:00Z">
        <w:r w:rsidR="00A70848" w:rsidRPr="00B05FFC">
          <w:rPr>
            <w:rFonts w:ascii="Times New Roman" w:hAnsi="Times New Roman" w:cs="Times New Roman"/>
          </w:rPr>
          <w:t xml:space="preserve"> with the Term of this Agreement regardless of anything to contrary contained in the NDA.</w:t>
        </w:r>
      </w:ins>
      <w:del w:id="23" w:author="Burke, Matt" w:date="2020-07-30T15:17:00Z">
        <w:r w:rsidRPr="00B05FFC" w:rsidDel="00070AB9">
          <w:rPr>
            <w:rFonts w:ascii="Times New Roman" w:hAnsi="Times New Roman" w:cs="Times New Roman"/>
          </w:rPr>
          <w:delText>Agreement</w:delText>
        </w:r>
      </w:del>
      <w:ins w:id="24" w:author="Burke, Matt" w:date="2020-07-30T15:18:00Z">
        <w:r w:rsidR="00070AB9" w:rsidRPr="00B05FFC">
          <w:rPr>
            <w:rFonts w:ascii="Times New Roman" w:hAnsi="Times New Roman" w:cs="Times New Roman"/>
          </w:rPr>
          <w:t xml:space="preserve">  </w:t>
        </w:r>
      </w:ins>
    </w:p>
    <w:p w14:paraId="6B7BCBC7" w14:textId="77777777" w:rsidR="00B05FFC" w:rsidRPr="00B05FFC" w:rsidRDefault="007E3CEE" w:rsidP="00B05FFC">
      <w:pPr>
        <w:pStyle w:val="ListParagraph"/>
        <w:numPr>
          <w:ilvl w:val="0"/>
          <w:numId w:val="2"/>
        </w:numPr>
        <w:jc w:val="both"/>
        <w:rPr>
          <w:ins w:id="25" w:author="Nacu Hernandez" w:date="2020-09-10T12:13:00Z"/>
          <w:rFonts w:ascii="Times New Roman" w:hAnsi="Times New Roman" w:cs="Times New Roman"/>
          <w:highlight w:val="yellow"/>
        </w:rPr>
      </w:pPr>
      <w:r w:rsidRPr="00B05FFC">
        <w:rPr>
          <w:rFonts w:ascii="Times New Roman" w:hAnsi="Times New Roman" w:cs="Times New Roman"/>
          <w:highlight w:val="yellow"/>
          <w:u w:val="single"/>
        </w:rPr>
        <w:t>Intellectual Property:</w:t>
      </w:r>
    </w:p>
    <w:p w14:paraId="159A37BE" w14:textId="47F6ACB1" w:rsidR="007E3CEE" w:rsidRPr="00B05FFC" w:rsidRDefault="007E3CEE" w:rsidP="00B05FFC">
      <w:pPr>
        <w:pStyle w:val="ListParagraph"/>
        <w:jc w:val="both"/>
        <w:rPr>
          <w:rFonts w:ascii="Times New Roman" w:hAnsi="Times New Roman" w:cs="Times New Roman"/>
          <w:highlight w:val="yellow"/>
        </w:rPr>
      </w:pPr>
      <w:del w:id="26" w:author="Burke, Matt" w:date="2020-07-30T15:18:00Z">
        <w:r w:rsidRPr="00B05FFC" w:rsidDel="00070AB9">
          <w:rPr>
            <w:rFonts w:ascii="Times New Roman" w:hAnsi="Times New Roman" w:cs="Times New Roman"/>
            <w:highlight w:val="yellow"/>
          </w:rPr>
          <w:delText>Intellectual property will be handled as detailed in the Non-Exclusive Sublicense Agreement. Excluding filing patents, Consultant will follow guidelines as set by NDA</w:delText>
        </w:r>
      </w:del>
      <w:ins w:id="27" w:author="Glenn Johnson" w:date="2020-09-10T08:46:00Z">
        <w:r w:rsidR="00EB0A54" w:rsidRPr="00B05FFC">
          <w:rPr>
            <w:rFonts w:ascii="Times New Roman" w:hAnsi="Times New Roman" w:cs="Times New Roman"/>
            <w:highlight w:val="yellow"/>
          </w:rPr>
          <w:t>To the extent n</w:t>
        </w:r>
      </w:ins>
      <w:ins w:id="28" w:author="Glenn Johnson" w:date="2020-09-10T08:47:00Z">
        <w:r w:rsidR="00EB0A54" w:rsidRPr="00B05FFC">
          <w:rPr>
            <w:rFonts w:ascii="Times New Roman" w:hAnsi="Times New Roman" w:cs="Times New Roman"/>
            <w:highlight w:val="yellow"/>
          </w:rPr>
          <w:t xml:space="preserve">ot inconsistent with </w:t>
        </w:r>
        <w:r w:rsidR="00E77CCD" w:rsidRPr="00B05FFC">
          <w:rPr>
            <w:rFonts w:ascii="Times New Roman" w:hAnsi="Times New Roman" w:cs="Times New Roman"/>
            <w:highlight w:val="yellow"/>
          </w:rPr>
          <w:t>the provisions of the ISURF Exclusive License</w:t>
        </w:r>
      </w:ins>
      <w:r w:rsidR="007956C0" w:rsidRPr="00B05FFC">
        <w:rPr>
          <w:rFonts w:ascii="Times New Roman" w:hAnsi="Times New Roman" w:cs="Times New Roman"/>
          <w:highlight w:val="yellow"/>
        </w:rPr>
        <w:t>,</w:t>
      </w:r>
      <w:ins w:id="29" w:author="Glenn Johnson" w:date="2020-09-10T08:47:00Z">
        <w:r w:rsidR="00E77CCD" w:rsidRPr="00B05FFC">
          <w:rPr>
            <w:rFonts w:ascii="Times New Roman" w:hAnsi="Times New Roman" w:cs="Times New Roman"/>
            <w:highlight w:val="yellow"/>
          </w:rPr>
          <w:t xml:space="preserve"> the Sublicense Agreement,</w:t>
        </w:r>
      </w:ins>
      <w:ins w:id="30" w:author="Glenn Johnson" w:date="2020-09-10T08:50:00Z">
        <w:r w:rsidR="007956C0" w:rsidRPr="00B05FFC">
          <w:rPr>
            <w:rFonts w:ascii="Times New Roman" w:hAnsi="Times New Roman" w:cs="Times New Roman"/>
            <w:highlight w:val="yellow"/>
          </w:rPr>
          <w:t xml:space="preserve"> or employment obligations by any perso</w:t>
        </w:r>
      </w:ins>
      <w:ins w:id="31" w:author="Glenn Johnson" w:date="2020-09-10T08:51:00Z">
        <w:r w:rsidR="007956C0" w:rsidRPr="00B05FFC">
          <w:rPr>
            <w:rFonts w:ascii="Times New Roman" w:hAnsi="Times New Roman" w:cs="Times New Roman"/>
            <w:highlight w:val="yellow"/>
          </w:rPr>
          <w:t>nnel of Consultant to Iowa State University</w:t>
        </w:r>
        <w:r w:rsidR="008B4531" w:rsidRPr="00B05FFC">
          <w:rPr>
            <w:rFonts w:ascii="Times New Roman" w:hAnsi="Times New Roman" w:cs="Times New Roman"/>
            <w:highlight w:val="yellow"/>
          </w:rPr>
          <w:t>,</w:t>
        </w:r>
      </w:ins>
      <w:ins w:id="32" w:author="Glenn Johnson" w:date="2020-09-10T08:47:00Z">
        <w:r w:rsidR="00E77CCD" w:rsidRPr="00B05FFC">
          <w:rPr>
            <w:rFonts w:ascii="Times New Roman" w:hAnsi="Times New Roman" w:cs="Times New Roman"/>
            <w:highlight w:val="yellow"/>
          </w:rPr>
          <w:t xml:space="preserve"> a</w:t>
        </w:r>
      </w:ins>
      <w:ins w:id="33" w:author="Burke, Matt" w:date="2020-07-30T15:22:00Z">
        <w:del w:id="34" w:author="Glenn Johnson" w:date="2020-09-10T08:47:00Z">
          <w:r w:rsidR="00070AB9" w:rsidRPr="00B05FFC" w:rsidDel="00E77CCD">
            <w:rPr>
              <w:rFonts w:ascii="Times New Roman" w:hAnsi="Times New Roman" w:cs="Times New Roman"/>
              <w:highlight w:val="yellow"/>
              <w:rPrChange w:id="35" w:author="Nacu Hernandez" w:date="2020-09-10T12:11:00Z">
                <w:rPr/>
              </w:rPrChange>
            </w:rPr>
            <w:delText>A</w:delText>
          </w:r>
        </w:del>
        <w:r w:rsidR="00070AB9" w:rsidRPr="00B05FFC">
          <w:rPr>
            <w:rFonts w:ascii="Times New Roman" w:hAnsi="Times New Roman" w:cs="Times New Roman"/>
            <w:highlight w:val="yellow"/>
            <w:rPrChange w:id="36" w:author="Nacu Hernandez" w:date="2020-09-10T12:11:00Z">
              <w:rPr/>
            </w:rPrChange>
          </w:rPr>
          <w:t>ll reports and information of any nature and related materials (including the media upon which they are located) which are prepared for or delivered to MBS as a result of, or in association with, the performance of the Services performe</w:t>
        </w:r>
      </w:ins>
      <w:ins w:id="37" w:author="Burke, Matt" w:date="2020-07-30T15:23:00Z">
        <w:r w:rsidR="00070AB9" w:rsidRPr="00B05FFC">
          <w:rPr>
            <w:rFonts w:ascii="Times New Roman" w:hAnsi="Times New Roman" w:cs="Times New Roman"/>
            <w:highlight w:val="yellow"/>
            <w:rPrChange w:id="38" w:author="Nacu Hernandez" w:date="2020-09-10T12:11:00Z">
              <w:rPr/>
            </w:rPrChange>
          </w:rPr>
          <w:t>d hereunder (collectively, the “Work Product”)</w:t>
        </w:r>
      </w:ins>
      <w:ins w:id="39" w:author="Glenn Johnson" w:date="2020-09-10T08:48:00Z">
        <w:r w:rsidR="00DB1C7B" w:rsidRPr="00B05FFC">
          <w:rPr>
            <w:rFonts w:ascii="Times New Roman" w:hAnsi="Times New Roman" w:cs="Times New Roman"/>
            <w:highlight w:val="yellow"/>
          </w:rPr>
          <w:t xml:space="preserve">.  </w:t>
        </w:r>
        <w:r w:rsidR="00E302AE" w:rsidRPr="00B05FFC">
          <w:rPr>
            <w:rFonts w:ascii="Times New Roman" w:hAnsi="Times New Roman" w:cs="Times New Roman"/>
            <w:highlight w:val="yellow"/>
          </w:rPr>
          <w:t xml:space="preserve">Consultant acknowledges that all expressive </w:t>
        </w:r>
      </w:ins>
      <w:ins w:id="40" w:author="Glenn Johnson" w:date="2020-09-10T08:49:00Z">
        <w:r w:rsidR="00E302AE" w:rsidRPr="00B05FFC">
          <w:rPr>
            <w:rFonts w:ascii="Times New Roman" w:hAnsi="Times New Roman" w:cs="Times New Roman"/>
            <w:highlight w:val="yellow"/>
          </w:rPr>
          <w:t xml:space="preserve">works it provides to MBS are </w:t>
        </w:r>
        <w:r w:rsidR="0001492B" w:rsidRPr="00B05FFC">
          <w:rPr>
            <w:rFonts w:ascii="Times New Roman" w:hAnsi="Times New Roman" w:cs="Times New Roman"/>
            <w:highlight w:val="yellow"/>
          </w:rPr>
          <w:t>works made for hire unless otherwise noted by Consultant.</w:t>
        </w:r>
        <w:r w:rsidR="00CB536F" w:rsidRPr="00B05FFC">
          <w:rPr>
            <w:rFonts w:ascii="Times New Roman" w:hAnsi="Times New Roman" w:cs="Times New Roman"/>
            <w:highlight w:val="yellow"/>
          </w:rPr>
          <w:t xml:space="preserve">  </w:t>
        </w:r>
      </w:ins>
      <w:ins w:id="41" w:author="Burke, Matt" w:date="2020-07-30T15:23:00Z">
        <w:del w:id="42" w:author="Glenn Johnson" w:date="2020-09-10T08:50:00Z">
          <w:r w:rsidR="00070AB9" w:rsidRPr="00B05FFC" w:rsidDel="00CB536F">
            <w:rPr>
              <w:rFonts w:ascii="Times New Roman" w:hAnsi="Times New Roman" w:cs="Times New Roman"/>
              <w:highlight w:val="yellow"/>
              <w:rPrChange w:id="43" w:author="Nacu Hernandez" w:date="2020-09-10T12:11:00Z">
                <w:rPr/>
              </w:rPrChange>
            </w:rPr>
            <w:delText xml:space="preserve"> shall be the property of MBS and Consultant hereby assigns all rights therein to MBS.  Consultant shall place a legend disclosing MBS’s proprietary on all Work Product while it is in development or it </w:delText>
          </w:r>
        </w:del>
      </w:ins>
      <w:ins w:id="44" w:author="Burke, Matt" w:date="2020-07-30T15:24:00Z">
        <w:del w:id="45" w:author="Glenn Johnson" w:date="2020-09-10T08:50:00Z">
          <w:r w:rsidR="00070AB9" w:rsidRPr="00B05FFC" w:rsidDel="00CB536F">
            <w:rPr>
              <w:rFonts w:ascii="Times New Roman" w:hAnsi="Times New Roman" w:cs="Times New Roman"/>
              <w:highlight w:val="yellow"/>
              <w:rPrChange w:id="46" w:author="Nacu Hernandez" w:date="2020-09-10T12:11:00Z">
                <w:rPr/>
              </w:rPrChange>
            </w:rPr>
            <w:delText>is otherwise in the possession of Consultant.  Consultant shall also execute and delivery to MBS from time to time any further assignments, copyright registrations, patent applications or other documents which MBS may reasonably request to confirm MBS’s ownership o</w:delText>
          </w:r>
        </w:del>
      </w:ins>
      <w:ins w:id="47" w:author="Burke, Matt" w:date="2020-07-30T15:25:00Z">
        <w:del w:id="48" w:author="Glenn Johnson" w:date="2020-09-10T08:50:00Z">
          <w:r w:rsidR="00070AB9" w:rsidRPr="00B05FFC" w:rsidDel="00CB536F">
            <w:rPr>
              <w:rFonts w:ascii="Times New Roman" w:hAnsi="Times New Roman" w:cs="Times New Roman"/>
              <w:highlight w:val="yellow"/>
              <w:rPrChange w:id="49" w:author="Nacu Hernandez" w:date="2020-09-10T12:11:00Z">
                <w:rPr/>
              </w:rPrChange>
            </w:rPr>
            <w:delText xml:space="preserve">f all proprietary rights in the Work Product.  </w:delText>
          </w:r>
        </w:del>
      </w:ins>
      <w:ins w:id="50" w:author="Burke, Matt" w:date="2020-08-06T11:08:00Z">
        <w:del w:id="51" w:author="Glenn Johnson" w:date="2020-09-10T08:50:00Z">
          <w:r w:rsidR="007076DC" w:rsidRPr="00B05FFC" w:rsidDel="00CB536F">
            <w:rPr>
              <w:rFonts w:ascii="Times New Roman" w:hAnsi="Times New Roman" w:cs="Times New Roman"/>
              <w:highlight w:val="yellow"/>
              <w:rPrChange w:id="52" w:author="Nacu Hernandez" w:date="2020-09-10T12:11:00Z">
                <w:rPr/>
              </w:rPrChange>
            </w:rPr>
            <w:delText xml:space="preserve">Consultant may only refer to or publicly disclose its business relationship with MBS with prior </w:delText>
          </w:r>
        </w:del>
      </w:ins>
      <w:ins w:id="53" w:author="Burke, Matt" w:date="2020-08-06T11:09:00Z">
        <w:del w:id="54" w:author="Glenn Johnson" w:date="2020-09-10T08:50:00Z">
          <w:r w:rsidR="007076DC" w:rsidRPr="00B05FFC" w:rsidDel="00CB536F">
            <w:rPr>
              <w:rFonts w:ascii="Times New Roman" w:hAnsi="Times New Roman" w:cs="Times New Roman"/>
              <w:highlight w:val="yellow"/>
              <w:rPrChange w:id="55" w:author="Nacu Hernandez" w:date="2020-09-10T12:11:00Z">
                <w:rPr/>
              </w:rPrChange>
            </w:rPr>
            <w:delText xml:space="preserve">written consent of MBS.  </w:delText>
          </w:r>
        </w:del>
      </w:ins>
    </w:p>
    <w:p w14:paraId="1C435983" w14:textId="77777777" w:rsidR="00B05FFC" w:rsidRDefault="007E3CEE" w:rsidP="007E3CEE">
      <w:pPr>
        <w:pStyle w:val="ListParagraph"/>
        <w:numPr>
          <w:ilvl w:val="0"/>
          <w:numId w:val="2"/>
        </w:numPr>
        <w:rPr>
          <w:ins w:id="56" w:author="Nacu Hernandez" w:date="2020-09-10T12:12:00Z"/>
          <w:rFonts w:ascii="Times New Roman" w:hAnsi="Times New Roman" w:cs="Times New Roman"/>
          <w:u w:val="single"/>
        </w:rPr>
      </w:pPr>
      <w:r w:rsidRPr="00B05FFC">
        <w:rPr>
          <w:rFonts w:ascii="Times New Roman" w:hAnsi="Times New Roman" w:cs="Times New Roman"/>
          <w:u w:val="single"/>
        </w:rPr>
        <w:t xml:space="preserve">Term and Termination: </w:t>
      </w:r>
    </w:p>
    <w:p w14:paraId="5859222E" w14:textId="3CD6ECB3" w:rsidR="007E3CEE" w:rsidRPr="00B05FFC" w:rsidRDefault="007E3CEE" w:rsidP="00B05FFC">
      <w:pPr>
        <w:pStyle w:val="ListParagraph"/>
        <w:jc w:val="both"/>
        <w:rPr>
          <w:rFonts w:ascii="Times New Roman" w:hAnsi="Times New Roman" w:cs="Times New Roman"/>
          <w:u w:val="single"/>
        </w:rPr>
      </w:pPr>
      <w:r w:rsidRPr="00B05FFC">
        <w:rPr>
          <w:rFonts w:ascii="Times New Roman" w:hAnsi="Times New Roman" w:cs="Times New Roman"/>
        </w:rPr>
        <w:t xml:space="preserve">This Agreement shall be and remain in full force and effect for a period of  three (3) years from the </w:t>
      </w:r>
      <w:del w:id="57" w:author="Burke, Matt" w:date="2020-08-06T13:17:00Z">
        <w:r w:rsidRPr="00B05FFC" w:rsidDel="003D78E9">
          <w:rPr>
            <w:rFonts w:ascii="Times New Roman" w:hAnsi="Times New Roman" w:cs="Times New Roman"/>
          </w:rPr>
          <w:delText>date hereof</w:delText>
        </w:r>
      </w:del>
      <w:ins w:id="58" w:author="Burke, Matt" w:date="2020-08-06T13:17:00Z">
        <w:r w:rsidR="003D78E9" w:rsidRPr="00B05FFC">
          <w:rPr>
            <w:rFonts w:ascii="Times New Roman" w:hAnsi="Times New Roman" w:cs="Times New Roman"/>
          </w:rPr>
          <w:t>Effective Date</w:t>
        </w:r>
      </w:ins>
      <w:ins w:id="59" w:author="Burke, Matt" w:date="2020-08-06T13:19:00Z">
        <w:r w:rsidR="005E35AD" w:rsidRPr="00B05FFC">
          <w:rPr>
            <w:rFonts w:ascii="Times New Roman" w:hAnsi="Times New Roman" w:cs="Times New Roman"/>
          </w:rPr>
          <w:t xml:space="preserve"> (the “Initial Term”) unless terminated earl</w:t>
        </w:r>
      </w:ins>
      <w:ins w:id="60" w:author="Burke, Matt" w:date="2020-08-06T13:20:00Z">
        <w:r w:rsidR="005E35AD" w:rsidRPr="00B05FFC">
          <w:rPr>
            <w:rFonts w:ascii="Times New Roman" w:hAnsi="Times New Roman" w:cs="Times New Roman"/>
          </w:rPr>
          <w:t xml:space="preserve">ier as provided herein.  </w:t>
        </w:r>
      </w:ins>
      <w:del w:id="61" w:author="Burke, Matt" w:date="2020-08-06T13:20:00Z">
        <w:r w:rsidRPr="00B05FFC" w:rsidDel="005E35AD">
          <w:rPr>
            <w:rFonts w:ascii="Times New Roman" w:hAnsi="Times New Roman" w:cs="Times New Roman"/>
          </w:rPr>
          <w:delText xml:space="preserve"> and t</w:delText>
        </w:r>
      </w:del>
      <w:ins w:id="62" w:author="Burke, Matt" w:date="2020-08-06T13:20:00Z">
        <w:r w:rsidR="005E35AD" w:rsidRPr="00B05FFC">
          <w:rPr>
            <w:rFonts w:ascii="Times New Roman" w:hAnsi="Times New Roman" w:cs="Times New Roman"/>
          </w:rPr>
          <w:t>T</w:t>
        </w:r>
      </w:ins>
      <w:r w:rsidRPr="00B05FFC">
        <w:rPr>
          <w:rFonts w:ascii="Times New Roman" w:hAnsi="Times New Roman" w:cs="Times New Roman"/>
        </w:rPr>
        <w:t>hereafter</w:t>
      </w:r>
      <w:ins w:id="63" w:author="Burke, Matt" w:date="2020-08-06T13:20:00Z">
        <w:r w:rsidR="005E35AD" w:rsidRPr="00B05FFC">
          <w:rPr>
            <w:rFonts w:ascii="Times New Roman" w:hAnsi="Times New Roman" w:cs="Times New Roman"/>
          </w:rPr>
          <w:t xml:space="preserve">, Consultant and MBS may renew the </w:t>
        </w:r>
        <w:proofErr w:type="spellStart"/>
        <w:r w:rsidR="005E35AD" w:rsidRPr="00B05FFC">
          <w:rPr>
            <w:rFonts w:ascii="Times New Roman" w:hAnsi="Times New Roman" w:cs="Times New Roman"/>
          </w:rPr>
          <w:t>Agreement</w:t>
        </w:r>
      </w:ins>
      <w:del w:id="64" w:author="Burke, Matt" w:date="2020-08-06T13:20:00Z">
        <w:r w:rsidRPr="00B05FFC" w:rsidDel="005E35AD">
          <w:rPr>
            <w:rFonts w:ascii="Times New Roman" w:hAnsi="Times New Roman" w:cs="Times New Roman"/>
          </w:rPr>
          <w:delText xml:space="preserve"> may be renewed </w:delText>
        </w:r>
        <w:r w:rsidRPr="00B05FFC" w:rsidDel="00CA4284">
          <w:rPr>
            <w:rFonts w:ascii="Times New Roman" w:hAnsi="Times New Roman" w:cs="Times New Roman"/>
          </w:rPr>
          <w:delText xml:space="preserve">by mutual consent </w:delText>
        </w:r>
        <w:r w:rsidRPr="00B05FFC" w:rsidDel="005E35AD">
          <w:rPr>
            <w:rFonts w:ascii="Times New Roman" w:hAnsi="Times New Roman" w:cs="Times New Roman"/>
          </w:rPr>
          <w:delText xml:space="preserve">of Consultant and MBS </w:delText>
        </w:r>
      </w:del>
      <w:r w:rsidRPr="00B05FFC">
        <w:rPr>
          <w:rFonts w:ascii="Times New Roman" w:hAnsi="Times New Roman" w:cs="Times New Roman"/>
        </w:rPr>
        <w:t>for</w:t>
      </w:r>
      <w:proofErr w:type="spellEnd"/>
      <w:r w:rsidRPr="00B05FFC">
        <w:rPr>
          <w:rFonts w:ascii="Times New Roman" w:hAnsi="Times New Roman" w:cs="Times New Roman"/>
        </w:rPr>
        <w:t xml:space="preserve"> such additional period</w:t>
      </w:r>
      <w:ins w:id="65" w:author="Burke, Matt" w:date="2020-08-06T13:20:00Z">
        <w:r w:rsidR="00CA4284" w:rsidRPr="00B05FFC">
          <w:rPr>
            <w:rFonts w:ascii="Times New Roman" w:hAnsi="Times New Roman" w:cs="Times New Roman"/>
          </w:rPr>
          <w:t>(s)</w:t>
        </w:r>
      </w:ins>
      <w:r w:rsidRPr="00B05FFC">
        <w:rPr>
          <w:rFonts w:ascii="Times New Roman" w:hAnsi="Times New Roman" w:cs="Times New Roman"/>
        </w:rPr>
        <w:t xml:space="preserve"> as the parties may agree upon</w:t>
      </w:r>
      <w:ins w:id="66" w:author="Burke, Matt" w:date="2020-08-06T13:21:00Z">
        <w:r w:rsidR="00CA4284" w:rsidRPr="00B05FFC">
          <w:rPr>
            <w:rFonts w:ascii="Times New Roman" w:hAnsi="Times New Roman" w:cs="Times New Roman"/>
          </w:rPr>
          <w:t xml:space="preserve"> (each a “Renewal Term” and together with the Initial Term, collectively referred to herein as the “Term”)</w:t>
        </w:r>
      </w:ins>
      <w:r w:rsidRPr="00B05FFC">
        <w:rPr>
          <w:rFonts w:ascii="Times New Roman" w:hAnsi="Times New Roman" w:cs="Times New Roman"/>
        </w:rPr>
        <w:t>; provided, however that termination or expiration of the term hereof shall not relieve Consultant of the obligations imposed upon Consultant by the provision of Sections 3, 4 and 7.</w:t>
      </w:r>
      <w:ins w:id="67" w:author="Burke, Matt" w:date="2020-07-31T14:47:00Z">
        <w:r w:rsidR="00E9694D" w:rsidRPr="00B05FFC">
          <w:rPr>
            <w:rFonts w:ascii="Times New Roman" w:hAnsi="Times New Roman" w:cs="Times New Roman"/>
          </w:rPr>
          <w:t xml:space="preserve">  </w:t>
        </w:r>
      </w:ins>
      <w:ins w:id="68" w:author="Burke, Matt" w:date="2020-07-31T14:48:00Z">
        <w:r w:rsidR="00D4127F" w:rsidRPr="00B05FFC">
          <w:rPr>
            <w:rFonts w:ascii="Times New Roman" w:hAnsi="Times New Roman" w:cs="Times New Roman"/>
          </w:rPr>
          <w:t xml:space="preserve">Each party will at all times have the right to terminate this Agreement due to the other </w:t>
        </w:r>
        <w:r w:rsidR="00D4127F" w:rsidRPr="00B05FFC">
          <w:rPr>
            <w:rFonts w:ascii="Times New Roman" w:hAnsi="Times New Roman" w:cs="Times New Roman"/>
          </w:rPr>
          <w:lastRenderedPageBreak/>
          <w:t>party’s breach of any material provision hereof not cured within thirty (30) days of written notice or in the event the other party becomes insolvent or makes an assignment for the benefit of creditors, or proceedings are commenced by, or against, such party under the United States Bankruptcy Code or similar foreign statute or law, which proceedings shall not have been dismissed within thirty (30) days after the commencement thereof, or a receiver or trustee of such party is appointed to manage the assets of business of such party.</w:t>
        </w:r>
      </w:ins>
      <w:ins w:id="69" w:author="Burke, Matt" w:date="2020-07-31T14:49:00Z">
        <w:r w:rsidR="006F5E56" w:rsidRPr="00B05FFC">
          <w:rPr>
            <w:rFonts w:ascii="Times New Roman" w:hAnsi="Times New Roman" w:cs="Times New Roman"/>
          </w:rPr>
          <w:t xml:space="preserve">  Notwithstandi</w:t>
        </w:r>
      </w:ins>
      <w:ins w:id="70" w:author="Burke, Matt" w:date="2020-07-31T14:50:00Z">
        <w:r w:rsidR="006F5E56" w:rsidRPr="00B05FFC">
          <w:rPr>
            <w:rFonts w:ascii="Times New Roman" w:hAnsi="Times New Roman" w:cs="Times New Roman"/>
          </w:rPr>
          <w:t xml:space="preserve">ng the foregoing, this Agreement will terminate automatically upon the termination of the Private Label Supply Agreement between the parties dated as </w:t>
        </w:r>
        <w:r w:rsidR="00E65CEA" w:rsidRPr="00B05FFC">
          <w:rPr>
            <w:rFonts w:ascii="Times New Roman" w:hAnsi="Times New Roman" w:cs="Times New Roman"/>
          </w:rPr>
          <w:t xml:space="preserve">of the date hereof.  </w:t>
        </w:r>
      </w:ins>
    </w:p>
    <w:p w14:paraId="0EDA4D31" w14:textId="77777777" w:rsid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Independent Contractor</w:t>
      </w:r>
      <w:r w:rsidRPr="00B05FFC">
        <w:rPr>
          <w:rFonts w:ascii="Times New Roman" w:hAnsi="Times New Roman" w:cs="Times New Roman"/>
        </w:rPr>
        <w:t>:</w:t>
      </w:r>
    </w:p>
    <w:p w14:paraId="6E81145A" w14:textId="2743F5B8"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It is understood and agreed that the services which Consultant and its </w:t>
      </w:r>
      <w:ins w:id="71" w:author="Glenn Johnson" w:date="2020-09-07T19:30:00Z">
        <w:r w:rsidR="00F3206B" w:rsidRPr="00B05FFC">
          <w:rPr>
            <w:rFonts w:ascii="Times New Roman" w:hAnsi="Times New Roman" w:cs="Times New Roman"/>
            <w:highlight w:val="yellow"/>
          </w:rPr>
          <w:t>agents and</w:t>
        </w:r>
        <w:r w:rsidR="00F3206B" w:rsidRPr="00B05FFC">
          <w:rPr>
            <w:rFonts w:ascii="Times New Roman" w:hAnsi="Times New Roman" w:cs="Times New Roman"/>
          </w:rPr>
          <w:t xml:space="preserve"> </w:t>
        </w:r>
      </w:ins>
      <w:r w:rsidRPr="00B05FFC">
        <w:rPr>
          <w:rFonts w:ascii="Times New Roman" w:hAnsi="Times New Roman" w:cs="Times New Roman"/>
        </w:rPr>
        <w:t>employees shall undertake on behalf of MBS hereunder (including but not limited to the Services) shall be in the capacity of an independent contractor and not as an employee or agent of MBS.  It is further understood and agreed that Consultant and its employees shall not be eligible to participate in any MBS employee benefit plans.</w:t>
      </w:r>
    </w:p>
    <w:p w14:paraId="68F6B222" w14:textId="7D80B635"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Indemnification:</w:t>
      </w:r>
      <w:r w:rsidRPr="00B05FFC">
        <w:rPr>
          <w:rFonts w:ascii="Times New Roman" w:hAnsi="Times New Roman" w:cs="Times New Roman"/>
        </w:rPr>
        <w:br/>
        <w:t>Consultant agrees to defend, indemnify and save MBS harmless from and against any and all claims, injuries, disabilities, losses, fines, penalties, costs, expenses (including attorneys' fees), damages or liabilities based upon damage to or destruction of, any property or injury (including death) that Consultant, any of its employees or any other person may suffer or sustain as a result of any negligent act or omission of Consultant.  For any such damage or injury</w:t>
      </w:r>
      <w:ins w:id="72" w:author="Burke, Matt" w:date="2020-08-06T11:10:00Z">
        <w:r w:rsidR="00417898" w:rsidRPr="00B05FFC">
          <w:rPr>
            <w:rFonts w:ascii="Times New Roman" w:hAnsi="Times New Roman" w:cs="Times New Roman"/>
          </w:rPr>
          <w:t>,</w:t>
        </w:r>
      </w:ins>
      <w:r w:rsidRPr="00B05FFC">
        <w:rPr>
          <w:rFonts w:ascii="Times New Roman" w:hAnsi="Times New Roman" w:cs="Times New Roman"/>
        </w:rPr>
        <w:t xml:space="preserve"> Consultant agrees to release and waive and hereby releases and waives all rights of subrogation against MBS possessed by Consultant's insurers.</w:t>
      </w:r>
      <w:ins w:id="73" w:author="Glenn Johnson" w:date="2020-09-07T19:30:00Z">
        <w:r w:rsidR="00867618" w:rsidRPr="00B05FFC">
          <w:rPr>
            <w:rFonts w:ascii="Times New Roman" w:hAnsi="Times New Roman" w:cs="Times New Roman"/>
          </w:rPr>
          <w:t xml:space="preserve">  S</w:t>
        </w:r>
      </w:ins>
      <w:ins w:id="74" w:author="Glenn Johnson" w:date="2020-09-07T19:31:00Z">
        <w:r w:rsidR="00867618" w:rsidRPr="00B05FFC">
          <w:rPr>
            <w:rFonts w:ascii="Times New Roman" w:hAnsi="Times New Roman" w:cs="Times New Roman"/>
          </w:rPr>
          <w:t>aid obligation of indemnification is satisfied by the acquisition of insurance pursuant to § 9 below</w:t>
        </w:r>
        <w:r w:rsidR="0069275C" w:rsidRPr="00B05FFC">
          <w:rPr>
            <w:rFonts w:ascii="Times New Roman" w:hAnsi="Times New Roman" w:cs="Times New Roman"/>
          </w:rPr>
          <w:t>.</w:t>
        </w:r>
      </w:ins>
      <w:ins w:id="75" w:author="Glenn Johnson" w:date="2020-09-07T19:32:00Z">
        <w:r w:rsidR="004E7C9D" w:rsidRPr="00B05FFC">
          <w:rPr>
            <w:rFonts w:ascii="Times New Roman" w:hAnsi="Times New Roman" w:cs="Times New Roman"/>
          </w:rPr>
          <w:t xml:space="preserve"> </w:t>
        </w:r>
      </w:ins>
    </w:p>
    <w:p w14:paraId="67CE9850" w14:textId="77777777" w:rsid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On-Site Service</w:t>
      </w:r>
      <w:r w:rsidRPr="00B05FFC">
        <w:rPr>
          <w:rFonts w:ascii="Times New Roman" w:hAnsi="Times New Roman" w:cs="Times New Roman"/>
        </w:rPr>
        <w:t>:</w:t>
      </w:r>
    </w:p>
    <w:p w14:paraId="5B1CC2DA" w14:textId="3A023256"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If Consultant is to perform any of the Services on MBS's premises Consultant agrees that it shall comply with the applicable safety rules and regulations of the particular location where the services are to be performed and MBS agrees that said safety rules and regulations shall be made available to Consultant before the commencement of performance of any such services.</w:t>
      </w:r>
    </w:p>
    <w:p w14:paraId="796C12BD" w14:textId="744FB3AE" w:rsidR="007E3CEE" w:rsidRPr="00B05FFC" w:rsidDel="00090FB2" w:rsidRDefault="007E3CEE" w:rsidP="00B05FFC">
      <w:pPr>
        <w:pStyle w:val="ListParagraph"/>
        <w:numPr>
          <w:ilvl w:val="1"/>
          <w:numId w:val="2"/>
        </w:numPr>
        <w:jc w:val="both"/>
        <w:rPr>
          <w:del w:id="76" w:author="Glenn Johnson" w:date="2020-09-09T16:58:00Z"/>
          <w:rFonts w:ascii="Times New Roman" w:hAnsi="Times New Roman" w:cs="Times New Roman"/>
          <w:rPrChange w:id="77" w:author="Nacu Hernandez" w:date="2020-09-10T12:11:00Z">
            <w:rPr>
              <w:del w:id="78" w:author="Glenn Johnson" w:date="2020-09-09T16:58:00Z"/>
            </w:rPr>
          </w:rPrChange>
        </w:rPr>
      </w:pPr>
      <w:del w:id="79" w:author="Glenn Johnson" w:date="2020-09-09T16:58:00Z">
        <w:r w:rsidRPr="00B05FFC" w:rsidDel="00090FB2">
          <w:rPr>
            <w:rFonts w:ascii="Times New Roman" w:hAnsi="Times New Roman" w:cs="Times New Roman"/>
          </w:rPr>
          <w:delText>Consultant certifies at all times while Consultant's employees are on MBS's premises Consultant shall be in compliance with the Drug Free Workplace Act of 1988, as it may be amended</w:delText>
        </w:r>
        <w:r w:rsidR="001E2B57" w:rsidRPr="00B05FFC" w:rsidDel="00090FB2">
          <w:rPr>
            <w:rFonts w:ascii="Times New Roman" w:hAnsi="Times New Roman" w:cs="Times New Roman"/>
            <w:rPrChange w:id="80" w:author="Nacu Hernandez" w:date="2020-09-10T12:11:00Z">
              <w:rPr/>
            </w:rPrChange>
          </w:rPr>
          <w:delText xml:space="preserve"> </w:delText>
        </w:r>
        <w:r w:rsidR="00D77683" w:rsidRPr="00B05FFC" w:rsidDel="00090FB2">
          <w:rPr>
            <w:rFonts w:ascii="Times New Roman" w:hAnsi="Times New Roman" w:cs="Times New Roman"/>
            <w:color w:val="FF0000"/>
            <w:rPrChange w:id="81" w:author="Nacu Hernandez" w:date="2020-09-10T12:11:00Z">
              <w:rPr>
                <w:color w:val="FF0000"/>
                <w:highlight w:val="yellow"/>
              </w:rPr>
            </w:rPrChange>
          </w:rPr>
          <w:delText>(Is SLI going to institute a drug-testing program?  Iowa has a fairly stringent/employee friendly limiting statute when it involves alcohol or drug testing of Iowa employees)</w:delText>
        </w:r>
        <w:r w:rsidRPr="00B05FFC" w:rsidDel="00090FB2">
          <w:rPr>
            <w:rFonts w:ascii="Times New Roman" w:hAnsi="Times New Roman" w:cs="Times New Roman"/>
            <w:rPrChange w:id="82" w:author="Nacu Hernandez" w:date="2020-09-10T12:11:00Z">
              <w:rPr/>
            </w:rPrChange>
          </w:rPr>
          <w:delText>, (which shall be deemed to apply to all Services performed hereunder) and any governmental laws or regulations regarding substance abuse.  Consultant will take all action:  (i) necessary to comply with such requirements and (ii) which MBS reasonably deems necessary to prevent substance abuse or their influence on Consultant's employees while on MBS's premises.</w:delText>
        </w:r>
      </w:del>
    </w:p>
    <w:p w14:paraId="4217CBEE" w14:textId="77777777" w:rsidR="007E3CEE" w:rsidRPr="00B05FFC" w:rsidRDefault="007E3CEE" w:rsidP="00B05FFC">
      <w:pPr>
        <w:pStyle w:val="ListParagraph"/>
        <w:numPr>
          <w:ilvl w:val="1"/>
          <w:numId w:val="2"/>
        </w:numPr>
        <w:jc w:val="both"/>
        <w:rPr>
          <w:rFonts w:ascii="Times New Roman" w:hAnsi="Times New Roman" w:cs="Times New Roman"/>
          <w:rPrChange w:id="83" w:author="Nacu Hernandez" w:date="2020-09-10T12:11:00Z">
            <w:rPr/>
          </w:rPrChange>
        </w:rPr>
      </w:pPr>
      <w:r w:rsidRPr="00B05FFC">
        <w:rPr>
          <w:rFonts w:ascii="Times New Roman" w:hAnsi="Times New Roman" w:cs="Times New Roman"/>
          <w:rPrChange w:id="84" w:author="Nacu Hernandez" w:date="2020-09-10T12:11:00Z">
            <w:rPr/>
          </w:rPrChange>
        </w:rPr>
        <w:t>Additionally, it is specifically understood that MBS is an Equal Opportunity Employer and Consultant warrants that Consultant complies with the Fair Labor Standards Act of 1938, as amended. Consultant agrees that if this Agreement is construed to be a subcontract within the meaning of the Rules and Regulations approved by the United States Secretary of Labor pursuant to Executive Order 11246, as amended, the Vietnam Era Veterans Readjustment Act of 1974, as amended, or the Rehabilitation Act of 1973, as amended, or of the regulations issued pursuant to Executive Order 11625, the provisions of the applicable regulations as well as the Equal Opportunity and Nondiscrimination provision of Section 202 of Executive Order 11246 shall be incorporated herein by reference and shall be binding upon Consultant as part of this Agreement.</w:t>
      </w:r>
    </w:p>
    <w:p w14:paraId="25F73943" w14:textId="42022C4A" w:rsidR="007E3CEE" w:rsidRPr="00B05FFC" w:rsidRDefault="007E3CEE" w:rsidP="00B05FFC">
      <w:pPr>
        <w:pStyle w:val="ListParagraph"/>
        <w:numPr>
          <w:ilvl w:val="0"/>
          <w:numId w:val="2"/>
        </w:numPr>
        <w:jc w:val="both"/>
        <w:rPr>
          <w:rFonts w:ascii="Times New Roman" w:hAnsi="Times New Roman" w:cs="Times New Roman"/>
          <w:rPrChange w:id="85" w:author="Nacu Hernandez" w:date="2020-09-10T12:11:00Z">
            <w:rPr/>
          </w:rPrChange>
        </w:rPr>
      </w:pPr>
      <w:r w:rsidRPr="00B05FFC">
        <w:rPr>
          <w:rFonts w:ascii="Times New Roman" w:hAnsi="Times New Roman" w:cs="Times New Roman"/>
          <w:u w:val="single"/>
          <w:rPrChange w:id="86" w:author="Nacu Hernandez" w:date="2020-09-10T12:11:00Z">
            <w:rPr>
              <w:u w:val="single"/>
            </w:rPr>
          </w:rPrChange>
        </w:rPr>
        <w:t>Insurance:</w:t>
      </w:r>
      <w:r w:rsidRPr="00B05FFC">
        <w:rPr>
          <w:rFonts w:ascii="Times New Roman" w:hAnsi="Times New Roman" w:cs="Times New Roman"/>
          <w:rPrChange w:id="87" w:author="Nacu Hernandez" w:date="2020-09-10T12:11:00Z">
            <w:rPr/>
          </w:rPrChange>
        </w:rPr>
        <w:br/>
        <w:t xml:space="preserve">Consultant agrees to carry insurance </w:t>
      </w:r>
      <w:del w:id="88" w:author="Burke, Matt" w:date="2020-08-06T13:24:00Z">
        <w:r w:rsidRPr="00B05FFC" w:rsidDel="00E9728F">
          <w:rPr>
            <w:rFonts w:ascii="Times New Roman" w:hAnsi="Times New Roman" w:cs="Times New Roman"/>
            <w:rPrChange w:id="89" w:author="Nacu Hernandez" w:date="2020-09-10T12:11:00Z">
              <w:rPr/>
            </w:rPrChange>
          </w:rPr>
          <w:delText>as outlined in</w:delText>
        </w:r>
      </w:del>
      <w:ins w:id="90" w:author="Burke, Matt" w:date="2020-08-06T13:24:00Z">
        <w:r w:rsidR="00E9728F" w:rsidRPr="00B05FFC">
          <w:rPr>
            <w:rFonts w:ascii="Times New Roman" w:hAnsi="Times New Roman" w:cs="Times New Roman"/>
            <w:rPrChange w:id="91" w:author="Nacu Hernandez" w:date="2020-09-10T12:11:00Z">
              <w:rPr/>
            </w:rPrChange>
          </w:rPr>
          <w:t>as set forth in the</w:t>
        </w:r>
      </w:ins>
      <w:r w:rsidRPr="00B05FFC">
        <w:rPr>
          <w:rFonts w:ascii="Times New Roman" w:hAnsi="Times New Roman" w:cs="Times New Roman"/>
          <w:rPrChange w:id="92" w:author="Nacu Hernandez" w:date="2020-09-10T12:11:00Z">
            <w:rPr/>
          </w:rPrChange>
        </w:rPr>
        <w:t xml:space="preserve"> </w:t>
      </w:r>
      <w:proofErr w:type="spellStart"/>
      <w:r w:rsidRPr="00B05FFC">
        <w:rPr>
          <w:rFonts w:ascii="Times New Roman" w:hAnsi="Times New Roman" w:cs="Times New Roman"/>
          <w:rPrChange w:id="93" w:author="Nacu Hernandez" w:date="2020-09-10T12:11:00Z">
            <w:rPr/>
          </w:rPrChange>
        </w:rPr>
        <w:t>the</w:t>
      </w:r>
      <w:proofErr w:type="spellEnd"/>
      <w:r w:rsidRPr="00B05FFC">
        <w:rPr>
          <w:rFonts w:ascii="Times New Roman" w:hAnsi="Times New Roman" w:cs="Times New Roman"/>
          <w:rPrChange w:id="94" w:author="Nacu Hernandez" w:date="2020-09-10T12:11:00Z">
            <w:rPr/>
          </w:rPrChange>
        </w:rPr>
        <w:t xml:space="preserve"> Private Supply Label Agreement</w:t>
      </w:r>
      <w:ins w:id="95" w:author="Burke, Matt" w:date="2020-08-06T13:25:00Z">
        <w:r w:rsidR="00E9728F" w:rsidRPr="00B05FFC">
          <w:rPr>
            <w:rFonts w:ascii="Times New Roman" w:hAnsi="Times New Roman" w:cs="Times New Roman"/>
            <w:rPrChange w:id="96" w:author="Nacu Hernandez" w:date="2020-09-10T12:11:00Z">
              <w:rPr/>
            </w:rPrChange>
          </w:rPr>
          <w:t xml:space="preserve"> between Consultant and MBS of even date hereof.  </w:t>
        </w:r>
      </w:ins>
    </w:p>
    <w:p w14:paraId="53A7BA90" w14:textId="77777777" w:rsidR="00B05FFC"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Change w:id="97" w:author="Nacu Hernandez" w:date="2020-09-10T12:11:00Z">
            <w:rPr>
              <w:u w:val="single"/>
            </w:rPr>
          </w:rPrChange>
        </w:rPr>
        <w:t>Agreement of Consultant Employees:</w:t>
      </w:r>
    </w:p>
    <w:p w14:paraId="185C83FA" w14:textId="4EEC1480"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Consultant agrees that it is a condition precedent to the obligations of this Agreement that it have each employee who will be performing work hereunder sign the Undertaking set forth on </w:t>
      </w:r>
      <w:r w:rsidRPr="00B05FFC">
        <w:rPr>
          <w:rFonts w:ascii="Times New Roman" w:hAnsi="Times New Roman" w:cs="Times New Roman"/>
          <w:b/>
          <w:bCs/>
        </w:rPr>
        <w:t>Exhibit B</w:t>
      </w:r>
      <w:r w:rsidRPr="00B05FFC">
        <w:rPr>
          <w:rFonts w:ascii="Times New Roman" w:hAnsi="Times New Roman" w:cs="Times New Roman"/>
        </w:rPr>
        <w:t xml:space="preserve"> hereto whereby each acknowledges that such employee has read and agrees to be bound by the provisions of </w:t>
      </w:r>
      <w:r w:rsidRPr="00B05FFC">
        <w:rPr>
          <w:rFonts w:ascii="Times New Roman" w:hAnsi="Times New Roman" w:cs="Times New Roman"/>
          <w:b/>
          <w:bCs/>
        </w:rPr>
        <w:t>Sections 3, 4 and 11</w:t>
      </w:r>
      <w:r w:rsidRPr="00B05FFC">
        <w:rPr>
          <w:rFonts w:ascii="Times New Roman" w:hAnsi="Times New Roman" w:cs="Times New Roman"/>
        </w:rPr>
        <w:t xml:space="preserve"> as if such employee were a party to this Agreement.  Consultant shall have each such employee sign </w:t>
      </w:r>
      <w:r w:rsidRPr="00B05FFC">
        <w:rPr>
          <w:rFonts w:ascii="Times New Roman" w:hAnsi="Times New Roman" w:cs="Times New Roman"/>
          <w:b/>
          <w:bCs/>
        </w:rPr>
        <w:t>Exhibit B</w:t>
      </w:r>
      <w:r w:rsidRPr="00B05FFC">
        <w:rPr>
          <w:rFonts w:ascii="Times New Roman" w:hAnsi="Times New Roman" w:cs="Times New Roman"/>
        </w:rPr>
        <w:t xml:space="preserve"> and shall return to MBS a copy of </w:t>
      </w:r>
      <w:r w:rsidRPr="00B05FFC">
        <w:rPr>
          <w:rFonts w:ascii="Times New Roman" w:hAnsi="Times New Roman" w:cs="Times New Roman"/>
          <w:b/>
          <w:bCs/>
        </w:rPr>
        <w:t>Exhibit B</w:t>
      </w:r>
      <w:r w:rsidRPr="00B05FFC">
        <w:rPr>
          <w:rFonts w:ascii="Times New Roman" w:hAnsi="Times New Roman" w:cs="Times New Roman"/>
        </w:rPr>
        <w:t xml:space="preserve"> with </w:t>
      </w:r>
      <w:r w:rsidRPr="00B05FFC">
        <w:rPr>
          <w:rFonts w:ascii="Times New Roman" w:hAnsi="Times New Roman" w:cs="Times New Roman"/>
        </w:rPr>
        <w:lastRenderedPageBreak/>
        <w:t xml:space="preserve">each employee's original signature together with an executed copy of this Agreement.  Consultant shall not assign any employee to the performance of Services hereunder unless such employee has first signed </w:t>
      </w:r>
      <w:r w:rsidRPr="00B05FFC">
        <w:rPr>
          <w:rFonts w:ascii="Times New Roman" w:hAnsi="Times New Roman" w:cs="Times New Roman"/>
          <w:b/>
          <w:bCs/>
        </w:rPr>
        <w:t>Exhibit B</w:t>
      </w:r>
      <w:r w:rsidRPr="00B05FFC">
        <w:rPr>
          <w:rFonts w:ascii="Times New Roman" w:hAnsi="Times New Roman" w:cs="Times New Roman"/>
        </w:rPr>
        <w:t xml:space="preserve">.  If Consultant shall assign any employee to the performance of work hereunder after the date of execution of this Agreement, Consultant shall have such employee sign a copy of </w:t>
      </w:r>
      <w:r w:rsidRPr="00B05FFC">
        <w:rPr>
          <w:rFonts w:ascii="Times New Roman" w:hAnsi="Times New Roman" w:cs="Times New Roman"/>
          <w:b/>
          <w:bCs/>
        </w:rPr>
        <w:t>Exhibit B</w:t>
      </w:r>
      <w:r w:rsidRPr="00B05FFC">
        <w:rPr>
          <w:rFonts w:ascii="Times New Roman" w:hAnsi="Times New Roman" w:cs="Times New Roman"/>
        </w:rPr>
        <w:t xml:space="preserve"> prior to the performance of such work and shall promptly thereafter forward to MBS such copy containing such employee's original signature.</w:t>
      </w:r>
    </w:p>
    <w:p w14:paraId="7DBB9266" w14:textId="77777777" w:rsidR="00B05FFC" w:rsidRPr="00B05FFC" w:rsidRDefault="007E3CEE" w:rsidP="00B05FFC">
      <w:pPr>
        <w:pStyle w:val="ListParagraph"/>
        <w:numPr>
          <w:ilvl w:val="0"/>
          <w:numId w:val="2"/>
        </w:numPr>
        <w:jc w:val="both"/>
        <w:rPr>
          <w:rFonts w:ascii="Times New Roman" w:hAnsi="Times New Roman" w:cs="Times New Roman"/>
        </w:rPr>
      </w:pPr>
      <w:del w:id="98" w:author="Burke, Matt" w:date="2020-08-06T11:11:00Z">
        <w:r w:rsidRPr="00B05FFC" w:rsidDel="00B62223">
          <w:rPr>
            <w:rFonts w:ascii="Times New Roman" w:hAnsi="Times New Roman" w:cs="Times New Roman"/>
            <w:u w:val="single"/>
          </w:rPr>
          <w:delText>Professionalism</w:delText>
        </w:r>
      </w:del>
      <w:ins w:id="99" w:author="Burke, Matt" w:date="2020-08-06T11:11:00Z">
        <w:r w:rsidR="00B62223" w:rsidRPr="00B05FFC">
          <w:rPr>
            <w:rFonts w:ascii="Times New Roman" w:hAnsi="Times New Roman" w:cs="Times New Roman"/>
            <w:u w:val="single"/>
          </w:rPr>
          <w:t>Representations and Warranties</w:t>
        </w:r>
      </w:ins>
      <w:r w:rsidRPr="00B05FFC">
        <w:rPr>
          <w:rFonts w:ascii="Times New Roman" w:hAnsi="Times New Roman" w:cs="Times New Roman"/>
          <w:u w:val="single"/>
        </w:rPr>
        <w:t>:</w:t>
      </w:r>
    </w:p>
    <w:p w14:paraId="303FCFFC" w14:textId="15494DC7"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Consultant represents and warrants that:  (a) Services shall be performed utilizing at least the degree of care and skill exercised by diligent and prudent professionals performing similar services on a national basis in accordance with</w:t>
      </w:r>
      <w:ins w:id="100" w:author="Glenn Johnson" w:date="2020-09-07T19:42:00Z">
        <w:r w:rsidR="00441A1C" w:rsidRPr="00B05FFC">
          <w:rPr>
            <w:rFonts w:ascii="Times New Roman" w:hAnsi="Times New Roman" w:cs="Times New Roman"/>
          </w:rPr>
          <w:t xml:space="preserve"> </w:t>
        </w:r>
      </w:ins>
      <w:ins w:id="101" w:author="Glenn Johnson" w:date="2020-09-07T19:41:00Z">
        <w:r w:rsidR="00441A1C" w:rsidRPr="00B05FFC">
          <w:rPr>
            <w:rFonts w:ascii="Times New Roman" w:hAnsi="Times New Roman" w:cs="Times New Roman"/>
          </w:rPr>
          <w:t>reasonable</w:t>
        </w:r>
      </w:ins>
      <w:del w:id="102" w:author="Glenn Johnson" w:date="2020-09-07T19:42:00Z">
        <w:r w:rsidRPr="00B05FFC" w:rsidDel="00441A1C">
          <w:rPr>
            <w:rFonts w:ascii="Times New Roman" w:hAnsi="Times New Roman" w:cs="Times New Roman"/>
          </w:rPr>
          <w:delText xml:space="preserve"> </w:delText>
        </w:r>
        <w:r w:rsidRPr="00B05FFC" w:rsidDel="00441A1C">
          <w:rPr>
            <w:rFonts w:ascii="Times New Roman" w:hAnsi="Times New Roman" w:cs="Times New Roman"/>
            <w:highlight w:val="yellow"/>
          </w:rPr>
          <w:delText>best</w:delText>
        </w:r>
      </w:del>
      <w:r w:rsidR="0017796C" w:rsidRPr="00B05FFC">
        <w:rPr>
          <w:rFonts w:ascii="Times New Roman" w:hAnsi="Times New Roman" w:cs="Times New Roman"/>
        </w:rPr>
        <w:t xml:space="preserve"> </w:t>
      </w:r>
      <w:r w:rsidRPr="00B05FFC">
        <w:rPr>
          <w:rFonts w:ascii="Times New Roman" w:hAnsi="Times New Roman" w:cs="Times New Roman"/>
        </w:rPr>
        <w:t>industry practices; (b) it has no obligations to any third party which will in any way limit or restrict its ability to perform consulting services (including but not limited to the Services) for MBS hereunder; and (c) it shall not disclose to MBS nor make any use of the trade secrets or proprietary information of any third party in the performance of Services.  Consultant agrees any costs, expenses or damages incurred by MBS associated with a breach of these warranties shall be borne by Consultant and may be offset against any monies owing to Consultant hereunder or otherwise.</w:t>
      </w:r>
    </w:p>
    <w:p w14:paraId="1B1AB8F0"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CONNECTIVITY:</w:t>
      </w:r>
      <w:r w:rsidRPr="00B05FFC">
        <w:rPr>
          <w:rFonts w:ascii="Times New Roman" w:hAnsi="Times New Roman" w:cs="Times New Roman"/>
        </w:rPr>
        <w:t xml:space="preserve">  </w:t>
      </w:r>
      <w:r w:rsidRPr="00B05FFC">
        <w:rPr>
          <w:rFonts w:ascii="Times New Roman" w:hAnsi="Times New Roman" w:cs="Times New Roman"/>
        </w:rPr>
        <w:br/>
        <w:t>MBS acknowledges that in order to provide some of the services, Consultant will require access to data contained in MBS’s computer systems.  MBS agrees to permit such access in a timely manner and on a reasonable basis.  As a condition of such access, Consultant agrees: (</w:t>
      </w:r>
      <w:proofErr w:type="spellStart"/>
      <w:r w:rsidRPr="00B05FFC">
        <w:rPr>
          <w:rFonts w:ascii="Times New Roman" w:hAnsi="Times New Roman" w:cs="Times New Roman"/>
        </w:rPr>
        <w:t>i</w:t>
      </w:r>
      <w:proofErr w:type="spellEnd"/>
      <w:r w:rsidRPr="00B05FFC">
        <w:rPr>
          <w:rFonts w:ascii="Times New Roman" w:hAnsi="Times New Roman" w:cs="Times New Roman"/>
        </w:rPr>
        <w:t xml:space="preserve">) to utilize such access, and any and all data derived therefrom, only for purposes of the Agreement and to treat all data derived therefrom and all passwords and other security information as confidential in accordance with </w:t>
      </w:r>
      <w:r w:rsidRPr="00B05FFC">
        <w:rPr>
          <w:rFonts w:ascii="Times New Roman" w:hAnsi="Times New Roman" w:cs="Times New Roman"/>
          <w:b/>
          <w:bCs/>
        </w:rPr>
        <w:t>Section 3</w:t>
      </w:r>
      <w:r w:rsidRPr="00B05FFC">
        <w:rPr>
          <w:rFonts w:ascii="Times New Roman" w:hAnsi="Times New Roman" w:cs="Times New Roman"/>
        </w:rPr>
        <w:t>; (ii) not to access, or attempt to access, any unauthorized programs or data; and (iii) to comply with all MBS security procedures and other policies of MBS relating to such access, as such may be amended from time to time.</w:t>
      </w:r>
    </w:p>
    <w:p w14:paraId="6B35801D" w14:textId="77777777" w:rsidR="007E3CEE" w:rsidRPr="00B05FFC" w:rsidRDefault="007E3CEE" w:rsidP="00B05FFC">
      <w:pPr>
        <w:pStyle w:val="ListParagraph"/>
        <w:numPr>
          <w:ilvl w:val="1"/>
          <w:numId w:val="2"/>
        </w:numPr>
        <w:jc w:val="both"/>
        <w:rPr>
          <w:rFonts w:ascii="Times New Roman" w:hAnsi="Times New Roman" w:cs="Times New Roman"/>
        </w:rPr>
      </w:pPr>
      <w:r w:rsidRPr="00B05FFC">
        <w:rPr>
          <w:rFonts w:ascii="Times New Roman" w:hAnsi="Times New Roman" w:cs="Times New Roman"/>
        </w:rPr>
        <w:t>The parties do not intend to provide access by MBS to Consultant’s internal networks.  Accordingly, MBS recommends that any workstation used by Consultant in obtaining access to MBS’s computer systems not be connected at such time to Consultant’s internal networks or any other data networks.  However, if any workstation used by Consultant in obtaining access to MBS’s computer systems is connected simultaneously to any other network, or if Consultant connects MBS’s network directly to a Consultant network (which shall be done only with MBS’s prior knowledge and approval), Consultant agrees to implement appropriate security measures, such as a router or firewall with appropriate programming, to prevent unauthorized traffic in either direction across any such connection.</w:t>
      </w:r>
    </w:p>
    <w:p w14:paraId="7E80C9D3"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 xml:space="preserve">Tax: </w:t>
      </w:r>
      <w:r w:rsidRPr="00B05FFC">
        <w:rPr>
          <w:rFonts w:ascii="Times New Roman" w:hAnsi="Times New Roman" w:cs="Times New Roman"/>
          <w:u w:val="single"/>
        </w:rPr>
        <w:br/>
      </w:r>
      <w:r w:rsidRPr="00B05FFC">
        <w:rPr>
          <w:rFonts w:ascii="Times New Roman" w:hAnsi="Times New Roman" w:cs="Times New Roman"/>
        </w:rPr>
        <w:t>Any tax or other governmental charges that apply to this Agreement or the compensation payable to Consultant hereunder are conclusively presumed to be included in such compensation and accordingly, any such tax or governmental charge shall not be added to any invoice submitted by Consultant.</w:t>
      </w:r>
    </w:p>
    <w:p w14:paraId="02AB2FA5" w14:textId="77777777" w:rsidR="00B05FFC"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Transfer of Agreement:</w:t>
      </w:r>
    </w:p>
    <w:p w14:paraId="2DCB9612" w14:textId="246DEC40"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 xml:space="preserve">This Agreement is personal to Consultant.  Consultant may not transfer, delegate or assign this Agreement or any of its rights or obligations, whether by operation of law or otherwise, without the prior written consent of MBS.  This Agreement shall be binding upon and shall inure to the benefit of each of the parties and their permitted successors and assigns.  MBS may at any time during the term of this Agreement, assign all or part of its rights, duties or obligations under this </w:t>
      </w:r>
      <w:r w:rsidRPr="00B05FFC">
        <w:rPr>
          <w:rFonts w:ascii="Times New Roman" w:hAnsi="Times New Roman" w:cs="Times New Roman"/>
        </w:rPr>
        <w:lastRenderedPageBreak/>
        <w:t>Agreement to any person or entity controlled by, under common control with or controlling MBS, provided that MBS shall provide advance written notice thereof to Consultant.</w:t>
      </w:r>
    </w:p>
    <w:p w14:paraId="7648F219" w14:textId="77777777" w:rsidR="007E3CEE"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Misconduct:</w:t>
      </w:r>
      <w:r w:rsidRPr="00B05FFC">
        <w:rPr>
          <w:rFonts w:ascii="Times New Roman" w:hAnsi="Times New Roman" w:cs="Times New Roman"/>
        </w:rPr>
        <w:br/>
        <w:t>When Consultant has reasonable grounds to believe that a MBS or Consultant employee, subcontractor or subcontractor employee, directly or indirectly, solicited, accepted or attempted to accept any money, fee, gratuity, offer or promise of future employment or business opportunity, or thing of value of any kind for the purpose of improperly obtaining or rewarding favorable treatment in connection with a contract or subcontract associated with MBS, Consultant shall promptly report in detail the possible misconduct to MBS.</w:t>
      </w:r>
    </w:p>
    <w:p w14:paraId="267811AA" w14:textId="77777777" w:rsidR="00B05FFC" w:rsidRPr="00B05FFC" w:rsidRDefault="007E3CEE" w:rsidP="00B05FFC">
      <w:pPr>
        <w:pStyle w:val="ListParagraph"/>
        <w:numPr>
          <w:ilvl w:val="0"/>
          <w:numId w:val="2"/>
        </w:numPr>
        <w:jc w:val="both"/>
        <w:rPr>
          <w:rFonts w:ascii="Times New Roman" w:hAnsi="Times New Roman" w:cs="Times New Roman"/>
        </w:rPr>
      </w:pPr>
      <w:r w:rsidRPr="00B05FFC">
        <w:rPr>
          <w:rFonts w:ascii="Times New Roman" w:hAnsi="Times New Roman" w:cs="Times New Roman"/>
          <w:u w:val="single"/>
        </w:rPr>
        <w:t>Rules &amp; Regulations:</w:t>
      </w:r>
    </w:p>
    <w:p w14:paraId="677CA6CF" w14:textId="7FD33D01" w:rsidR="007E3CEE" w:rsidRPr="00B05FFC" w:rsidRDefault="007E3CEE" w:rsidP="00B05FFC">
      <w:pPr>
        <w:pStyle w:val="ListParagraph"/>
        <w:jc w:val="both"/>
        <w:rPr>
          <w:rFonts w:ascii="Times New Roman" w:hAnsi="Times New Roman" w:cs="Times New Roman"/>
        </w:rPr>
      </w:pPr>
      <w:r w:rsidRPr="00B05FFC">
        <w:rPr>
          <w:rFonts w:ascii="Times New Roman" w:hAnsi="Times New Roman" w:cs="Times New Roman"/>
        </w:rPr>
        <w:t>Consultant shall at all times, to the extent they apply, comply with the rules, regulations, policies and guidelines which are established by MBS and made available to Consultant relating to:  (</w:t>
      </w:r>
      <w:proofErr w:type="spellStart"/>
      <w:r w:rsidRPr="00B05FFC">
        <w:rPr>
          <w:rFonts w:ascii="Times New Roman" w:hAnsi="Times New Roman" w:cs="Times New Roman"/>
        </w:rPr>
        <w:t>i</w:t>
      </w:r>
      <w:proofErr w:type="spellEnd"/>
      <w:r w:rsidRPr="00B05FFC">
        <w:rPr>
          <w:rFonts w:ascii="Times New Roman" w:hAnsi="Times New Roman" w:cs="Times New Roman"/>
        </w:rPr>
        <w:t>) the provision of services at the MBS facility(</w:t>
      </w:r>
      <w:proofErr w:type="spellStart"/>
      <w:r w:rsidRPr="00B05FFC">
        <w:rPr>
          <w:rFonts w:ascii="Times New Roman" w:hAnsi="Times New Roman" w:cs="Times New Roman"/>
        </w:rPr>
        <w:t>ies</w:t>
      </w:r>
      <w:proofErr w:type="spellEnd"/>
      <w:r w:rsidRPr="00B05FFC">
        <w:rPr>
          <w:rFonts w:ascii="Times New Roman" w:hAnsi="Times New Roman" w:cs="Times New Roman"/>
        </w:rPr>
        <w:t>) at which the Services are or will be performed and (ii) the provision of Services for MBS generally and which are not related to the provision of services on MBS premises or at a particular MBS facility (collectively, the "</w:t>
      </w:r>
      <w:r w:rsidRPr="00B05FFC">
        <w:rPr>
          <w:rFonts w:ascii="Times New Roman" w:hAnsi="Times New Roman" w:cs="Times New Roman"/>
          <w:b/>
          <w:bCs/>
        </w:rPr>
        <w:t>MBS Requirements</w:t>
      </w:r>
      <w:r w:rsidRPr="00B05FFC">
        <w:rPr>
          <w:rFonts w:ascii="Times New Roman" w:hAnsi="Times New Roman" w:cs="Times New Roman"/>
        </w:rPr>
        <w:t>").  MBS Requirements may include, among other things, rules and regulations with respect to safety, health, environment, security and orderly operation, MBS’s contractor management requirements and protection of MBS's confidential business information.  MBS may amend or add to the MBS Requirements from time to time as it deems appropriate.  MBS will make available to Consultant the current MBS Requirements and any amended or additional MBS Requirements.</w:t>
      </w:r>
    </w:p>
    <w:p w14:paraId="34184B9C" w14:textId="2C8F81A6" w:rsidR="007E3CEE" w:rsidRPr="00B05FFC" w:rsidRDefault="005C2F73" w:rsidP="00B05FFC">
      <w:pPr>
        <w:pStyle w:val="ListParagraph"/>
        <w:numPr>
          <w:ilvl w:val="0"/>
          <w:numId w:val="2"/>
        </w:numPr>
        <w:jc w:val="both"/>
        <w:rPr>
          <w:ins w:id="103" w:author="Burke, Matt" w:date="2020-08-06T13:26:00Z"/>
          <w:rFonts w:ascii="Times New Roman" w:hAnsi="Times New Roman" w:cs="Times New Roman"/>
        </w:rPr>
      </w:pPr>
      <w:ins w:id="104" w:author="Glenn Johnson" w:date="2020-09-10T08:45:00Z">
        <w:r w:rsidRPr="00B05FFC">
          <w:rPr>
            <w:rFonts w:ascii="Times New Roman" w:hAnsi="Times New Roman" w:cs="Times New Roman"/>
            <w:u w:val="single"/>
          </w:rPr>
          <w:t>Disputes</w:t>
        </w:r>
      </w:ins>
      <w:del w:id="105" w:author="Glenn Johnson" w:date="2020-09-10T08:45:00Z">
        <w:r w:rsidR="007E3CEE" w:rsidRPr="00B05FFC" w:rsidDel="005C2F73">
          <w:rPr>
            <w:rFonts w:ascii="Times New Roman" w:hAnsi="Times New Roman" w:cs="Times New Roman"/>
            <w:u w:val="single"/>
          </w:rPr>
          <w:delText>Choice of Law</w:delText>
        </w:r>
      </w:del>
      <w:r w:rsidR="007E3CEE" w:rsidRPr="00B05FFC">
        <w:rPr>
          <w:rFonts w:ascii="Times New Roman" w:hAnsi="Times New Roman" w:cs="Times New Roman"/>
          <w:u w:val="single"/>
        </w:rPr>
        <w:t>:</w:t>
      </w:r>
      <w:r w:rsidR="007E3CEE" w:rsidRPr="00B05FFC">
        <w:rPr>
          <w:rFonts w:ascii="Times New Roman" w:hAnsi="Times New Roman" w:cs="Times New Roman"/>
          <w:u w:val="single"/>
        </w:rPr>
        <w:br/>
      </w:r>
      <w:r w:rsidR="007E3CEE" w:rsidRPr="00B05FFC">
        <w:rPr>
          <w:rFonts w:ascii="Times New Roman" w:hAnsi="Times New Roman" w:cs="Times New Roman"/>
        </w:rPr>
        <w:t xml:space="preserve">Disputes about this agreement will be handled as described in the </w:t>
      </w:r>
      <w:commentRangeStart w:id="106"/>
      <w:r w:rsidR="007E3CEE" w:rsidRPr="00B05FFC">
        <w:rPr>
          <w:rFonts w:ascii="Times New Roman" w:hAnsi="Times New Roman" w:cs="Times New Roman"/>
        </w:rPr>
        <w:t>Sub</w:t>
      </w:r>
      <w:commentRangeEnd w:id="106"/>
      <w:r w:rsidR="0051237A" w:rsidRPr="00B05FFC">
        <w:rPr>
          <w:rStyle w:val="CommentReference"/>
          <w:rFonts w:ascii="Times New Roman" w:hAnsi="Times New Roman" w:cs="Times New Roman"/>
          <w:sz w:val="22"/>
          <w:szCs w:val="22"/>
        </w:rPr>
        <w:commentReference w:id="106"/>
      </w:r>
      <w:r w:rsidR="007E3CEE" w:rsidRPr="00B05FFC">
        <w:rPr>
          <w:rFonts w:ascii="Times New Roman" w:hAnsi="Times New Roman" w:cs="Times New Roman"/>
        </w:rPr>
        <w:t>-License Agreement</w:t>
      </w:r>
      <w:ins w:id="107" w:author="Glenn Johnson" w:date="2020-09-10T08:15:00Z">
        <w:r w:rsidR="00322A28" w:rsidRPr="00B05FFC">
          <w:rPr>
            <w:rFonts w:ascii="Times New Roman" w:hAnsi="Times New Roman" w:cs="Times New Roman"/>
          </w:rPr>
          <w:t xml:space="preserve">, except </w:t>
        </w:r>
      </w:ins>
      <w:ins w:id="108" w:author="Glenn Johnson" w:date="2020-09-10T08:22:00Z">
        <w:r w:rsidR="00C72DC2" w:rsidRPr="00B05FFC">
          <w:rPr>
            <w:rFonts w:ascii="Times New Roman" w:hAnsi="Times New Roman" w:cs="Times New Roman"/>
          </w:rPr>
          <w:t xml:space="preserve">as herein stated.  The parties agree </w:t>
        </w:r>
      </w:ins>
      <w:ins w:id="109" w:author="Glenn Johnson" w:date="2020-09-10T08:15:00Z">
        <w:r w:rsidR="00322A28" w:rsidRPr="00B05FFC">
          <w:rPr>
            <w:rFonts w:ascii="Times New Roman" w:hAnsi="Times New Roman" w:cs="Times New Roman"/>
          </w:rPr>
          <w:t>there is no need to retain an arbitrator from JAMS</w:t>
        </w:r>
      </w:ins>
      <w:ins w:id="110" w:author="Glenn Johnson" w:date="2020-09-10T08:22:00Z">
        <w:r w:rsidR="00FD0871" w:rsidRPr="00B05FFC">
          <w:rPr>
            <w:rFonts w:ascii="Times New Roman" w:hAnsi="Times New Roman" w:cs="Times New Roman"/>
          </w:rPr>
          <w:t>, and the selected</w:t>
        </w:r>
      </w:ins>
      <w:ins w:id="111" w:author="Glenn Johnson" w:date="2020-09-10T08:15:00Z">
        <w:r w:rsidR="005C6F6F" w:rsidRPr="00B05FFC">
          <w:rPr>
            <w:rFonts w:ascii="Times New Roman" w:hAnsi="Times New Roman" w:cs="Times New Roman"/>
          </w:rPr>
          <w:t xml:space="preserve"> single arbitrator will be an Iowa lawyer experi</w:t>
        </w:r>
      </w:ins>
      <w:ins w:id="112" w:author="Glenn Johnson" w:date="2020-09-10T08:16:00Z">
        <w:r w:rsidR="005C6F6F" w:rsidRPr="00B05FFC">
          <w:rPr>
            <w:rFonts w:ascii="Times New Roman" w:hAnsi="Times New Roman" w:cs="Times New Roman"/>
          </w:rPr>
          <w:t>enced in ADR or a retired Iowa judge who shall be responsible for the administration</w:t>
        </w:r>
      </w:ins>
      <w:ins w:id="113" w:author="Glenn Johnson" w:date="2020-09-10T08:19:00Z">
        <w:r w:rsidR="003661F7" w:rsidRPr="00B05FFC">
          <w:rPr>
            <w:rFonts w:ascii="Times New Roman" w:hAnsi="Times New Roman" w:cs="Times New Roman"/>
          </w:rPr>
          <w:t xml:space="preserve"> and management</w:t>
        </w:r>
      </w:ins>
      <w:ins w:id="114" w:author="Glenn Johnson" w:date="2020-09-10T08:16:00Z">
        <w:r w:rsidR="00C53ED7" w:rsidRPr="00B05FFC">
          <w:rPr>
            <w:rFonts w:ascii="Times New Roman" w:hAnsi="Times New Roman" w:cs="Times New Roman"/>
          </w:rPr>
          <w:t xml:space="preserve"> of the case</w:t>
        </w:r>
      </w:ins>
      <w:ins w:id="115" w:author="Glenn Johnson" w:date="2020-09-10T08:19:00Z">
        <w:r w:rsidR="003661F7" w:rsidRPr="00B05FFC">
          <w:rPr>
            <w:rFonts w:ascii="Times New Roman" w:hAnsi="Times New Roman" w:cs="Times New Roman"/>
          </w:rPr>
          <w:t>.  JAMS Commercial Arbitration Rules shall govern where applicable</w:t>
        </w:r>
        <w:r w:rsidR="00E15A08" w:rsidRPr="00B05FFC">
          <w:rPr>
            <w:rFonts w:ascii="Times New Roman" w:hAnsi="Times New Roman" w:cs="Times New Roman"/>
          </w:rPr>
          <w:t xml:space="preserve"> </w:t>
        </w:r>
        <w:proofErr w:type="spellStart"/>
        <w:r w:rsidR="00E15A08" w:rsidRPr="00B05FFC">
          <w:rPr>
            <w:rFonts w:ascii="Times New Roman" w:hAnsi="Times New Roman" w:cs="Times New Roman"/>
          </w:rPr>
          <w:t>utilizint</w:t>
        </w:r>
        <w:proofErr w:type="spellEnd"/>
        <w:r w:rsidR="00E15A08" w:rsidRPr="00B05FFC">
          <w:rPr>
            <w:rFonts w:ascii="Times New Roman" w:hAnsi="Times New Roman" w:cs="Times New Roman"/>
          </w:rPr>
          <w:t xml:space="preserve"> t</w:t>
        </w:r>
        <w:r w:rsidR="003661F7" w:rsidRPr="00B05FFC">
          <w:rPr>
            <w:rFonts w:ascii="Times New Roman" w:hAnsi="Times New Roman" w:cs="Times New Roman"/>
          </w:rPr>
          <w:t>he expedited procedures</w:t>
        </w:r>
        <w:r w:rsidR="00E15A08" w:rsidRPr="00B05FFC">
          <w:rPr>
            <w:rFonts w:ascii="Times New Roman" w:hAnsi="Times New Roman" w:cs="Times New Roman"/>
          </w:rPr>
          <w:t xml:space="preserve">.  </w:t>
        </w:r>
      </w:ins>
      <w:ins w:id="116" w:author="Glenn Johnson" w:date="2020-09-10T08:20:00Z">
        <w:r w:rsidR="002E6838" w:rsidRPr="00B05FFC">
          <w:rPr>
            <w:rFonts w:ascii="Times New Roman" w:hAnsi="Times New Roman" w:cs="Times New Roman"/>
          </w:rPr>
          <w:t xml:space="preserve">Discovery shall further be limited to </w:t>
        </w:r>
      </w:ins>
      <w:ins w:id="117" w:author="Glenn Johnson" w:date="2020-09-10T08:21:00Z">
        <w:r w:rsidR="002E6838" w:rsidRPr="00B05FFC">
          <w:rPr>
            <w:rFonts w:ascii="Times New Roman" w:hAnsi="Times New Roman" w:cs="Times New Roman"/>
          </w:rPr>
          <w:t xml:space="preserve">no more than ten interrogatories, ten requests for production, ten requests for admissions, and </w:t>
        </w:r>
      </w:ins>
      <w:ins w:id="118" w:author="Glenn Johnson" w:date="2020-09-10T08:20:00Z">
        <w:r w:rsidR="003F65CA" w:rsidRPr="00B05FFC">
          <w:rPr>
            <w:rFonts w:ascii="Times New Roman" w:hAnsi="Times New Roman" w:cs="Times New Roman"/>
          </w:rPr>
          <w:t>one 4</w:t>
        </w:r>
      </w:ins>
      <w:ins w:id="119" w:author="Glenn Johnson" w:date="2020-09-10T08:23:00Z">
        <w:r w:rsidR="00365D46" w:rsidRPr="00B05FFC">
          <w:rPr>
            <w:rFonts w:ascii="Times New Roman" w:hAnsi="Times New Roman" w:cs="Times New Roman"/>
          </w:rPr>
          <w:t>-</w:t>
        </w:r>
      </w:ins>
      <w:ins w:id="120" w:author="Glenn Johnson" w:date="2020-09-10T08:20:00Z">
        <w:r w:rsidR="003F65CA" w:rsidRPr="00B05FFC">
          <w:rPr>
            <w:rFonts w:ascii="Times New Roman" w:hAnsi="Times New Roman" w:cs="Times New Roman"/>
          </w:rPr>
          <w:t>hour deposition of a corporate representative</w:t>
        </w:r>
      </w:ins>
      <w:ins w:id="121" w:author="Glenn Johnson" w:date="2020-09-10T08:23:00Z">
        <w:r w:rsidR="00365D46" w:rsidRPr="00B05FFC">
          <w:rPr>
            <w:rFonts w:ascii="Times New Roman" w:hAnsi="Times New Roman" w:cs="Times New Roman"/>
          </w:rPr>
          <w:t xml:space="preserve"> on subjects timely identified in </w:t>
        </w:r>
        <w:r w:rsidR="001040EE" w:rsidRPr="00B05FFC">
          <w:rPr>
            <w:rFonts w:ascii="Times New Roman" w:hAnsi="Times New Roman" w:cs="Times New Roman"/>
          </w:rPr>
          <w:t>a notice of deposition</w:t>
        </w:r>
      </w:ins>
      <w:ins w:id="122" w:author="Glenn Johnson" w:date="2020-09-10T08:22:00Z">
        <w:r w:rsidR="00C72DC2" w:rsidRPr="00B05FFC">
          <w:rPr>
            <w:rFonts w:ascii="Times New Roman" w:hAnsi="Times New Roman" w:cs="Times New Roman"/>
          </w:rPr>
          <w:t>.</w:t>
        </w:r>
      </w:ins>
      <w:ins w:id="123" w:author="Glenn Johnson" w:date="2020-09-10T08:20:00Z">
        <w:r w:rsidR="003F65CA" w:rsidRPr="00B05FFC">
          <w:rPr>
            <w:rFonts w:ascii="Times New Roman" w:hAnsi="Times New Roman" w:cs="Times New Roman"/>
          </w:rPr>
          <w:t xml:space="preserve"> </w:t>
        </w:r>
      </w:ins>
      <w:r w:rsidR="00180DBE" w:rsidRPr="00B05FFC">
        <w:rPr>
          <w:rFonts w:ascii="Times New Roman" w:hAnsi="Times New Roman" w:cs="Times New Roman"/>
        </w:rPr>
        <w:t xml:space="preserve">  </w:t>
      </w:r>
    </w:p>
    <w:p w14:paraId="208DC5A1" w14:textId="4F9A6D48" w:rsidR="00B05FFC" w:rsidRPr="00B05FFC" w:rsidRDefault="000A4EEB" w:rsidP="00B05FFC">
      <w:pPr>
        <w:pStyle w:val="ListParagraph"/>
        <w:numPr>
          <w:ilvl w:val="0"/>
          <w:numId w:val="2"/>
        </w:numPr>
        <w:jc w:val="both"/>
        <w:rPr>
          <w:rFonts w:ascii="Times New Roman" w:hAnsi="Times New Roman" w:cs="Times New Roman"/>
          <w:highlight w:val="yellow"/>
        </w:rPr>
      </w:pPr>
      <w:ins w:id="124" w:author="Burke, Matt" w:date="2020-08-06T13:26:00Z">
        <w:r w:rsidRPr="00B05FFC">
          <w:rPr>
            <w:rFonts w:ascii="Times New Roman" w:hAnsi="Times New Roman" w:cs="Times New Roman"/>
            <w:highlight w:val="yellow"/>
            <w:u w:val="single"/>
          </w:rPr>
          <w:t>Entire Agreement</w:t>
        </w:r>
      </w:ins>
      <w:r w:rsidR="00B05FFC">
        <w:rPr>
          <w:rFonts w:ascii="Times New Roman" w:hAnsi="Times New Roman" w:cs="Times New Roman"/>
          <w:highlight w:val="yellow"/>
          <w:u w:val="single"/>
        </w:rPr>
        <w:t>:</w:t>
      </w:r>
    </w:p>
    <w:p w14:paraId="367938BB" w14:textId="09EE9318" w:rsidR="00486A63" w:rsidRPr="00B05FFC" w:rsidRDefault="007A13C8" w:rsidP="00B05FFC">
      <w:pPr>
        <w:pStyle w:val="ListParagraph"/>
        <w:jc w:val="both"/>
        <w:rPr>
          <w:rFonts w:ascii="Times New Roman" w:hAnsi="Times New Roman" w:cs="Times New Roman"/>
          <w:highlight w:val="yellow"/>
        </w:rPr>
      </w:pPr>
      <w:r w:rsidRPr="00B05FFC">
        <w:rPr>
          <w:rFonts w:ascii="Times New Roman" w:hAnsi="Times New Roman" w:cs="Times New Roman"/>
          <w:highlight w:val="yellow"/>
        </w:rPr>
        <w:t>This Agreement sets forth the entire Agreement between the parties as to the subject matter hereof, merges all discussions between the parties and annuls and replaces every other contract, agreement or letter of understanding which may have existed between the parties prior to the date of the Agreement.  In the event of a conflict between a term of this Agreement and a term of a Purchase Order, notwithstanding any provision of the Purchase Order to the contrary, the parties agree that this Agreement will control.</w:t>
      </w:r>
      <w:r w:rsidR="00AE52FF" w:rsidRPr="00B05FFC">
        <w:rPr>
          <w:rFonts w:ascii="Times New Roman" w:hAnsi="Times New Roman" w:cs="Times New Roman"/>
        </w:rPr>
        <w:t xml:space="preserve"> </w:t>
      </w:r>
      <w:r w:rsidR="00402F0A" w:rsidRPr="00B05FFC">
        <w:rPr>
          <w:rFonts w:ascii="Times New Roman" w:hAnsi="Times New Roman" w:cs="Times New Roman"/>
        </w:rPr>
        <w:t xml:space="preserve">Further, the parties acknowledge that this Agreement should be read in conjunction with the agreements listed as Reference Documents on page 1 hereof which shall be read and applied as consistent with one another to the fullest extent possible.  Should there be a material deviation between this Agreement and the </w:t>
      </w:r>
      <w:r w:rsidR="00715A03" w:rsidRPr="00B05FFC">
        <w:rPr>
          <w:rFonts w:ascii="Times New Roman" w:hAnsi="Times New Roman" w:cs="Times New Roman"/>
        </w:rPr>
        <w:t xml:space="preserve">ISURF Exclusive License and/or the </w:t>
      </w:r>
      <w:r w:rsidR="00402F0A" w:rsidRPr="00B05FFC">
        <w:rPr>
          <w:rFonts w:ascii="Times New Roman" w:hAnsi="Times New Roman" w:cs="Times New Roman"/>
        </w:rPr>
        <w:t xml:space="preserve">Sublicense Agreement, the </w:t>
      </w:r>
      <w:r w:rsidR="00715A03" w:rsidRPr="00B05FFC">
        <w:rPr>
          <w:rFonts w:ascii="Times New Roman" w:hAnsi="Times New Roman" w:cs="Times New Roman"/>
        </w:rPr>
        <w:t>said</w:t>
      </w:r>
      <w:r w:rsidR="00402F0A" w:rsidRPr="00B05FFC">
        <w:rPr>
          <w:rFonts w:ascii="Times New Roman" w:hAnsi="Times New Roman" w:cs="Times New Roman"/>
        </w:rPr>
        <w:t xml:space="preserve"> Agreement</w:t>
      </w:r>
      <w:r w:rsidR="00715A03" w:rsidRPr="00B05FFC">
        <w:rPr>
          <w:rFonts w:ascii="Times New Roman" w:hAnsi="Times New Roman" w:cs="Times New Roman"/>
        </w:rPr>
        <w:t>(s)</w:t>
      </w:r>
      <w:r w:rsidR="00402F0A" w:rsidRPr="00B05FFC">
        <w:rPr>
          <w:rFonts w:ascii="Times New Roman" w:hAnsi="Times New Roman" w:cs="Times New Roman"/>
        </w:rPr>
        <w:t xml:space="preserve"> control.</w:t>
      </w:r>
      <w:r w:rsidR="00AE52FF" w:rsidRPr="00B05FFC">
        <w:rPr>
          <w:rFonts w:ascii="Times New Roman" w:hAnsi="Times New Roman" w:cs="Times New Roman"/>
        </w:rPr>
        <w:t xml:space="preserve"> </w:t>
      </w:r>
    </w:p>
    <w:p w14:paraId="4D21C96F" w14:textId="243993BF" w:rsidR="00B05FFC" w:rsidRPr="00B05FFC" w:rsidRDefault="00486A63"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t>Validity and Enforceability</w:t>
      </w:r>
      <w:r w:rsidR="00B05FFC" w:rsidRPr="00B05FFC">
        <w:rPr>
          <w:rFonts w:ascii="Times New Roman" w:hAnsi="Times New Roman" w:cs="Times New Roman"/>
          <w:u w:val="single"/>
        </w:rPr>
        <w:t>:</w:t>
      </w:r>
    </w:p>
    <w:p w14:paraId="26F2CF49" w14:textId="77777777" w:rsidR="00B05FFC" w:rsidRDefault="004D4EC2" w:rsidP="00B05FFC">
      <w:pPr>
        <w:pStyle w:val="ListParagraph"/>
        <w:spacing w:line="240" w:lineRule="auto"/>
        <w:jc w:val="both"/>
        <w:rPr>
          <w:rFonts w:ascii="Times New Roman" w:hAnsi="Times New Roman" w:cs="Times New Roman"/>
        </w:rPr>
      </w:pPr>
      <w:r w:rsidRPr="00B05FFC">
        <w:rPr>
          <w:rFonts w:ascii="Times New Roman" w:hAnsi="Times New Roman" w:cs="Times New Roman"/>
        </w:rPr>
        <w:t>The invalidity or unenforceability of any provision of this Agreement will not affect the validity of the remainder of this Agreement.  In such event, the parties will replace the invalid or unenforceable provision with an enforceable provision which has substantially the same economic affect.</w:t>
      </w:r>
    </w:p>
    <w:p w14:paraId="2FE77DFD" w14:textId="68595C6F" w:rsidR="00B05FFC" w:rsidRPr="00B05FFC" w:rsidRDefault="00300B85"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t>Modification</w:t>
      </w:r>
      <w:r w:rsidR="00B05FFC" w:rsidRPr="00B05FFC">
        <w:rPr>
          <w:rFonts w:ascii="Times New Roman" w:hAnsi="Times New Roman" w:cs="Times New Roman"/>
          <w:u w:val="single"/>
        </w:rPr>
        <w:t>:</w:t>
      </w:r>
    </w:p>
    <w:p w14:paraId="082E046F" w14:textId="42777587" w:rsidR="00300B85" w:rsidRDefault="00243C70" w:rsidP="00B05FFC">
      <w:pPr>
        <w:pStyle w:val="ListParagraph"/>
        <w:jc w:val="both"/>
        <w:rPr>
          <w:rFonts w:ascii="Times New Roman" w:hAnsi="Times New Roman" w:cs="Times New Roman"/>
        </w:rPr>
      </w:pPr>
      <w:r w:rsidRPr="00B05FFC">
        <w:rPr>
          <w:rFonts w:ascii="Times New Roman" w:hAnsi="Times New Roman" w:cs="Times New Roman"/>
        </w:rPr>
        <w:t>This Agreement may only be modified by written instrument signed by both parties.</w:t>
      </w:r>
    </w:p>
    <w:p w14:paraId="7BE49A99" w14:textId="77777777" w:rsidR="00B05FFC" w:rsidRPr="00B05FFC" w:rsidRDefault="00B05FFC" w:rsidP="00B05FFC">
      <w:pPr>
        <w:pStyle w:val="ListParagraph"/>
        <w:jc w:val="both"/>
        <w:rPr>
          <w:rFonts w:ascii="Times New Roman" w:hAnsi="Times New Roman" w:cs="Times New Roman"/>
          <w:u w:val="single"/>
        </w:rPr>
      </w:pPr>
    </w:p>
    <w:p w14:paraId="4ADC88E0" w14:textId="77777777" w:rsidR="00B05FFC" w:rsidRDefault="00243C70" w:rsidP="00B05FFC">
      <w:pPr>
        <w:pStyle w:val="ListParagraph"/>
        <w:numPr>
          <w:ilvl w:val="0"/>
          <w:numId w:val="2"/>
        </w:numPr>
        <w:jc w:val="both"/>
        <w:rPr>
          <w:rFonts w:ascii="Times New Roman" w:hAnsi="Times New Roman" w:cs="Times New Roman"/>
          <w:u w:val="single"/>
        </w:rPr>
      </w:pPr>
      <w:r w:rsidRPr="00B05FFC">
        <w:rPr>
          <w:rFonts w:ascii="Times New Roman" w:hAnsi="Times New Roman" w:cs="Times New Roman"/>
          <w:u w:val="single"/>
        </w:rPr>
        <w:lastRenderedPageBreak/>
        <w:t>Waiver</w:t>
      </w:r>
      <w:r w:rsidR="00B05FFC" w:rsidRPr="00B05FFC">
        <w:rPr>
          <w:rFonts w:ascii="Times New Roman" w:hAnsi="Times New Roman" w:cs="Times New Roman"/>
          <w:u w:val="single"/>
        </w:rPr>
        <w:t>:</w:t>
      </w:r>
    </w:p>
    <w:p w14:paraId="6F06DD0E" w14:textId="62900A00" w:rsidR="00243C70" w:rsidRPr="00B05FFC" w:rsidRDefault="001062DA" w:rsidP="00B05FFC">
      <w:pPr>
        <w:pStyle w:val="ListParagraph"/>
        <w:jc w:val="both"/>
        <w:rPr>
          <w:rFonts w:ascii="Times New Roman" w:hAnsi="Times New Roman" w:cs="Times New Roman"/>
          <w:u w:val="single"/>
        </w:rPr>
      </w:pPr>
      <w:r w:rsidRPr="00B05FFC">
        <w:rPr>
          <w:rFonts w:ascii="Times New Roman" w:hAnsi="Times New Roman" w:cs="Times New Roman"/>
        </w:rPr>
        <w:t>No act, omission or oral statement by either party will constitute a waiver any right under this Agreement unless confirmed in writing by the waiving party.  No such waiver by either party will be deemed to be a waiver of any subsequent enforcement of any previously waived term or condition of this Agreement or any subsequent breach of this Agreement unless specifically so stated in writing.</w:t>
      </w:r>
    </w:p>
    <w:p w14:paraId="2B556B38" w14:textId="77777777" w:rsidR="00E141F6" w:rsidRDefault="00E141F6" w:rsidP="00E141F6">
      <w:pPr>
        <w:jc w:val="both"/>
        <w:rPr>
          <w:rFonts w:ascii="Times New Roman" w:hAnsi="Times New Roman" w:cs="Times New Roman"/>
        </w:rPr>
      </w:pPr>
    </w:p>
    <w:p w14:paraId="22BF0F1E" w14:textId="431F859B" w:rsidR="007E3CEE" w:rsidRPr="00B05FFC" w:rsidRDefault="007E3CEE" w:rsidP="00E141F6">
      <w:pPr>
        <w:jc w:val="both"/>
        <w:rPr>
          <w:rFonts w:ascii="Times New Roman" w:hAnsi="Times New Roman" w:cs="Times New Roman"/>
        </w:rPr>
      </w:pPr>
      <w:r w:rsidRPr="00E141F6">
        <w:rPr>
          <w:rFonts w:ascii="Times New Roman" w:hAnsi="Times New Roman" w:cs="Times New Roman"/>
          <w:b/>
          <w:bCs/>
        </w:rPr>
        <w:t>IN WITNESS WHEREOF,</w:t>
      </w:r>
      <w:r w:rsidRPr="00B05FFC">
        <w:rPr>
          <w:rFonts w:ascii="Times New Roman" w:hAnsi="Times New Roman" w:cs="Times New Roman"/>
        </w:rPr>
        <w:t xml:space="preserve"> the parties hereto have caused their duly authorized representatives to sign this Agreement as of the Effective Date.</w:t>
      </w:r>
    </w:p>
    <w:p w14:paraId="16B3BF87" w14:textId="77777777" w:rsidR="007E3CEE" w:rsidRPr="00B05FFC" w:rsidRDefault="007E3CEE" w:rsidP="00B05FFC">
      <w:pPr>
        <w:pStyle w:val="p16"/>
        <w:tabs>
          <w:tab w:val="clear" w:pos="380"/>
          <w:tab w:val="left" w:pos="2400"/>
          <w:tab w:val="left" w:pos="2640"/>
          <w:tab w:val="left" w:pos="5040"/>
        </w:tabs>
        <w:suppressAutoHyphens/>
        <w:spacing w:line="200" w:lineRule="exact"/>
        <w:ind w:left="0" w:firstLine="0"/>
        <w:jc w:val="both"/>
        <w:rPr>
          <w:rFonts w:eastAsiaTheme="minorHAnsi"/>
          <w:sz w:val="22"/>
          <w:szCs w:val="22"/>
        </w:rPr>
      </w:pPr>
    </w:p>
    <w:p w14:paraId="0B829CC2" w14:textId="77777777" w:rsidR="00E141F6" w:rsidRPr="00F67DB2" w:rsidRDefault="00E141F6" w:rsidP="00E141F6">
      <w:pPr>
        <w:jc w:val="both"/>
        <w:rPr>
          <w:rFonts w:ascii="Times New Roman" w:hAnsi="Times New Roman" w:cs="Times New Roman"/>
          <w:spacing w:val="-4"/>
          <w:u w:val="single"/>
        </w:rPr>
      </w:pPr>
      <w:r w:rsidRPr="00F67DB2">
        <w:rPr>
          <w:rFonts w:ascii="Times New Roman" w:hAnsi="Times New Roman" w:cs="Times New Roman"/>
          <w:spacing w:val="-4"/>
        </w:rPr>
        <w:t>SOY LEI INNOVATIONS</w:t>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spacing w:val="-4"/>
        </w:rPr>
        <w:tab/>
      </w:r>
      <w:r w:rsidRPr="00F67DB2">
        <w:rPr>
          <w:rFonts w:ascii="Times New Roman" w:hAnsi="Times New Roman" w:cs="Times New Roman"/>
          <w:bCs/>
          <w:spacing w:val="12"/>
        </w:rPr>
        <w:t>MASTER BUILDERS SOLUTIONS US LLC</w:t>
      </w:r>
    </w:p>
    <w:p w14:paraId="2CC47075" w14:textId="77777777"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(“LICENSOR”)</w:t>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r>
      <w:r w:rsidRPr="00F67DB2">
        <w:rPr>
          <w:rFonts w:ascii="Times New Roman" w:hAnsi="Times New Roman" w:cs="Times New Roman"/>
          <w:spacing w:val="12"/>
        </w:rPr>
        <w:tab/>
        <w:t>(“LICENSEE”)</w:t>
      </w:r>
    </w:p>
    <w:p w14:paraId="071AF1E7" w14:textId="77777777" w:rsidR="00E141F6" w:rsidRPr="00F67DB2" w:rsidRDefault="00E141F6" w:rsidP="00E141F6">
      <w:pPr>
        <w:jc w:val="both"/>
        <w:rPr>
          <w:rFonts w:ascii="Times New Roman" w:hAnsi="Times New Roman" w:cs="Times New Roman"/>
          <w:spacing w:val="12"/>
        </w:rPr>
      </w:pPr>
    </w:p>
    <w:p w14:paraId="2FBEE3A4" w14:textId="77777777" w:rsidR="00E141F6" w:rsidRPr="00F67DB2" w:rsidRDefault="00E141F6" w:rsidP="00E141F6">
      <w:pPr>
        <w:jc w:val="both"/>
        <w:rPr>
          <w:rFonts w:ascii="Times New Roman" w:hAnsi="Times New Roman" w:cs="Times New Roman"/>
          <w:spacing w:val="12"/>
          <w:u w:val="single"/>
        </w:rPr>
      </w:pPr>
      <w:r w:rsidRPr="00F67DB2">
        <w:rPr>
          <w:rFonts w:ascii="Times New Roman" w:hAnsi="Times New Roman" w:cs="Times New Roman"/>
          <w:spacing w:val="12"/>
        </w:rPr>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Signature: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492FD14F" w14:textId="77777777" w:rsidR="00E141F6" w:rsidRPr="00F67DB2" w:rsidRDefault="00E141F6" w:rsidP="00E141F6">
      <w:pPr>
        <w:jc w:val="both"/>
        <w:rPr>
          <w:rFonts w:ascii="Times New Roman" w:hAnsi="Times New Roman" w:cs="Times New Roman"/>
          <w:spacing w:val="12"/>
        </w:rPr>
      </w:pPr>
    </w:p>
    <w:p w14:paraId="4A7DAF85" w14:textId="77777777"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Print Name: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52C369C4" w14:textId="77777777" w:rsidR="00E141F6" w:rsidRPr="00F67DB2" w:rsidRDefault="00E141F6" w:rsidP="00E141F6">
      <w:pPr>
        <w:jc w:val="both"/>
        <w:rPr>
          <w:rFonts w:ascii="Times New Roman" w:hAnsi="Times New Roman" w:cs="Times New Roman"/>
          <w:spacing w:val="12"/>
        </w:rPr>
      </w:pPr>
    </w:p>
    <w:p w14:paraId="2DBD65FC" w14:textId="3EC140D0" w:rsidR="00E141F6" w:rsidRPr="00F67DB2" w:rsidRDefault="00E141F6" w:rsidP="00E141F6">
      <w:pPr>
        <w:jc w:val="both"/>
        <w:rPr>
          <w:rFonts w:ascii="Times New Roman" w:hAnsi="Times New Roman" w:cs="Times New Roman"/>
          <w:spacing w:val="12"/>
          <w:u w:val="single"/>
        </w:rPr>
      </w:pPr>
      <w:r w:rsidRPr="00F67DB2">
        <w:rPr>
          <w:rFonts w:ascii="Times New Roman" w:hAnsi="Times New Roman" w:cs="Times New Roman"/>
          <w:spacing w:val="12"/>
        </w:rPr>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t>Title: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Pr>
          <w:rFonts w:ascii="Times New Roman" w:hAnsi="Times New Roman" w:cs="Times New Roman"/>
          <w:spacing w:val="12"/>
          <w:u w:val="single"/>
        </w:rPr>
        <w:t xml:space="preserve">        </w:t>
      </w:r>
      <w:r w:rsidRPr="00F67DB2">
        <w:rPr>
          <w:rFonts w:ascii="Times New Roman" w:hAnsi="Times New Roman" w:cs="Times New Roman"/>
          <w:spacing w:val="12"/>
          <w:u w:val="single"/>
        </w:rPr>
        <w:tab/>
      </w:r>
    </w:p>
    <w:p w14:paraId="55FE4FF5" w14:textId="77777777" w:rsidR="00E141F6" w:rsidRPr="00F67DB2" w:rsidRDefault="00E141F6" w:rsidP="00E141F6">
      <w:pPr>
        <w:jc w:val="both"/>
        <w:rPr>
          <w:rFonts w:ascii="Times New Roman" w:hAnsi="Times New Roman" w:cs="Times New Roman"/>
          <w:spacing w:val="12"/>
        </w:rPr>
      </w:pPr>
    </w:p>
    <w:p w14:paraId="184E5AEC" w14:textId="77777777" w:rsidR="00E141F6" w:rsidRPr="00F67DB2" w:rsidRDefault="00E141F6" w:rsidP="00E141F6">
      <w:pPr>
        <w:jc w:val="both"/>
        <w:rPr>
          <w:rFonts w:ascii="Times New Roman" w:hAnsi="Times New Roman" w:cs="Times New Roman"/>
          <w:spacing w:val="12"/>
        </w:rPr>
      </w:pPr>
      <w:r w:rsidRPr="00F67DB2">
        <w:rPr>
          <w:rFonts w:ascii="Times New Roman" w:hAnsi="Times New Roman" w:cs="Times New Roman"/>
          <w:spacing w:val="12"/>
        </w:rPr>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rPr>
        <w:tab/>
      </w:r>
      <w:r w:rsidRPr="00F67DB2">
        <w:rPr>
          <w:rFonts w:ascii="Times New Roman" w:hAnsi="Times New Roman" w:cs="Times New Roman"/>
          <w:spacing w:val="12"/>
        </w:rPr>
        <w:tab/>
        <w:t>Date:</w:t>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r w:rsidRPr="00F67DB2">
        <w:rPr>
          <w:rFonts w:ascii="Times New Roman" w:hAnsi="Times New Roman" w:cs="Times New Roman"/>
          <w:spacing w:val="12"/>
          <w:u w:val="single"/>
        </w:rPr>
        <w:tab/>
      </w:r>
    </w:p>
    <w:p w14:paraId="1102DF50" w14:textId="77777777" w:rsidR="00E141F6" w:rsidRPr="00F67DB2" w:rsidRDefault="00E141F6" w:rsidP="00E141F6">
      <w:pPr>
        <w:jc w:val="both"/>
        <w:rPr>
          <w:rFonts w:ascii="Times New Roman" w:hAnsi="Times New Roman" w:cs="Times New Roman"/>
        </w:rPr>
      </w:pPr>
    </w:p>
    <w:p w14:paraId="374053A7" w14:textId="6AE26D29" w:rsidR="007E3CEE" w:rsidRPr="00B05FFC" w:rsidRDefault="007E3CEE" w:rsidP="00B05FFC">
      <w:pPr>
        <w:pStyle w:val="p17"/>
        <w:keepLines/>
        <w:tabs>
          <w:tab w:val="clear" w:pos="2820"/>
        </w:tabs>
        <w:suppressAutoHyphens/>
        <w:ind w:left="0" w:hanging="24"/>
        <w:jc w:val="both"/>
        <w:rPr>
          <w:rFonts w:eastAsiaTheme="minorHAnsi"/>
          <w:sz w:val="22"/>
          <w:szCs w:val="22"/>
        </w:rPr>
      </w:pP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r w:rsidRPr="00B05FFC">
        <w:rPr>
          <w:rFonts w:eastAsiaTheme="minorHAnsi"/>
          <w:sz w:val="22"/>
          <w:szCs w:val="22"/>
        </w:rPr>
        <w:tab/>
      </w:r>
    </w:p>
    <w:p w14:paraId="39D5FD05" w14:textId="77777777" w:rsidR="007E3CEE" w:rsidRPr="00B05FFC" w:rsidRDefault="007E3CEE" w:rsidP="00B05FFC">
      <w:pPr>
        <w:pStyle w:val="p17"/>
        <w:tabs>
          <w:tab w:val="clear" w:pos="2820"/>
        </w:tabs>
        <w:suppressAutoHyphens/>
        <w:spacing w:line="200" w:lineRule="exact"/>
        <w:ind w:left="0" w:hanging="24"/>
        <w:jc w:val="both"/>
        <w:rPr>
          <w:rFonts w:eastAsiaTheme="minorHAnsi"/>
          <w:sz w:val="22"/>
          <w:szCs w:val="22"/>
        </w:rPr>
      </w:pPr>
      <w:r w:rsidRPr="00B05FFC">
        <w:rPr>
          <w:rFonts w:eastAsiaTheme="minorHAnsi"/>
          <w:sz w:val="22"/>
          <w:szCs w:val="22"/>
        </w:rPr>
        <w:br w:type="page"/>
      </w:r>
    </w:p>
    <w:p w14:paraId="61586A01" w14:textId="77777777" w:rsidR="007E3CEE" w:rsidRPr="007A69AA" w:rsidRDefault="007E3CEE" w:rsidP="007A69AA">
      <w:pPr>
        <w:tabs>
          <w:tab w:val="left" w:pos="2820"/>
        </w:tabs>
        <w:suppressAutoHyphens/>
        <w:spacing w:line="200" w:lineRule="exact"/>
        <w:jc w:val="both"/>
        <w:rPr>
          <w:rFonts w:ascii="Times New Roman" w:hAnsi="Times New Roman" w:cs="Times New Roman"/>
          <w:b/>
          <w:bCs/>
        </w:rPr>
      </w:pPr>
      <w:r w:rsidRPr="007A69AA">
        <w:rPr>
          <w:rFonts w:ascii="Times New Roman" w:hAnsi="Times New Roman" w:cs="Times New Roman"/>
          <w:b/>
          <w:bCs/>
        </w:rPr>
        <w:lastRenderedPageBreak/>
        <w:t>EXHIBIT A</w:t>
      </w:r>
    </w:p>
    <w:p w14:paraId="17E78341" w14:textId="77777777" w:rsidR="007E3CEE" w:rsidRPr="007A69AA" w:rsidRDefault="007E3CEE" w:rsidP="007A69AA">
      <w:pPr>
        <w:tabs>
          <w:tab w:val="left" w:pos="2820"/>
        </w:tabs>
        <w:suppressAutoHyphens/>
        <w:spacing w:line="200" w:lineRule="exact"/>
        <w:jc w:val="both"/>
        <w:rPr>
          <w:rFonts w:ascii="Times New Roman" w:hAnsi="Times New Roman" w:cs="Times New Roman"/>
          <w:b/>
          <w:bCs/>
          <w:u w:val="single"/>
        </w:rPr>
      </w:pPr>
      <w:r w:rsidRPr="007A69AA">
        <w:rPr>
          <w:rFonts w:ascii="Times New Roman" w:hAnsi="Times New Roman" w:cs="Times New Roman"/>
          <w:b/>
          <w:bCs/>
          <w:u w:val="single"/>
        </w:rPr>
        <w:t>SCOPE OF WORK</w:t>
      </w:r>
    </w:p>
    <w:p w14:paraId="365FF62C" w14:textId="77777777" w:rsidR="007E3CEE" w:rsidRPr="007A69AA" w:rsidRDefault="007E3CEE" w:rsidP="007A69AA">
      <w:pPr>
        <w:tabs>
          <w:tab w:val="left" w:pos="780"/>
        </w:tabs>
        <w:suppressAutoHyphens/>
        <w:spacing w:line="240" w:lineRule="auto"/>
        <w:jc w:val="both"/>
        <w:rPr>
          <w:rFonts w:ascii="Times New Roman" w:hAnsi="Times New Roman" w:cs="Times New Roman"/>
        </w:rPr>
      </w:pPr>
      <w:r w:rsidRPr="007A69AA">
        <w:rPr>
          <w:rFonts w:ascii="Times New Roman" w:hAnsi="Times New Roman" w:cs="Times New Roman"/>
        </w:rPr>
        <w:t>Consultant shall perform the following Services.</w:t>
      </w:r>
    </w:p>
    <w:p w14:paraId="1A73C975" w14:textId="388A3E92" w:rsidR="007E3CEE" w:rsidRPr="007A69AA" w:rsidRDefault="007E3CEE" w:rsidP="007A69AA">
      <w:pPr>
        <w:tabs>
          <w:tab w:val="left" w:pos="780"/>
        </w:tabs>
        <w:suppressAutoHyphens/>
        <w:spacing w:line="240" w:lineRule="auto"/>
        <w:jc w:val="both"/>
        <w:rPr>
          <w:rFonts w:ascii="Times New Roman" w:hAnsi="Times New Roman" w:cs="Times New Roman"/>
        </w:rPr>
      </w:pPr>
      <w:r w:rsidRPr="007A69AA">
        <w:rPr>
          <w:rFonts w:ascii="Times New Roman" w:hAnsi="Times New Roman" w:cs="Times New Roman"/>
        </w:rPr>
        <w:t xml:space="preserve">Consultant will provide general sales and lab support as requested by MBS in furtherance of the objectives of that certain Private Label Supply Agreement between Consultant and MBS dated as of the date hereof.  For instance, Consultant will provide lab services to MBS to test the compatibility of Consultant’s products with MBS’s products as requested by customers of MBS.  Consultant may also visit MBS customer locations to provide technical and sales support as requested by MBS or its customers.  Additionally, MBS may provide requests for quotation (RFQs) to Consultant that will include Objective, Budget, Timeline and Deliverables for a customer project.  Consultant will provide a quotation in accordance with the terms of the RFQ and MBS will determine whether to approve or request the proposed quote from Consultant.  </w:t>
      </w:r>
      <w:r w:rsidR="0041007C" w:rsidRPr="007A69AA">
        <w:rPr>
          <w:rFonts w:ascii="Times New Roman" w:hAnsi="Times New Roman" w:cs="Times New Roman"/>
        </w:rPr>
        <w:t xml:space="preserve">Consultant will provide </w:t>
      </w:r>
      <w:r w:rsidR="009B7A18" w:rsidRPr="007A69AA">
        <w:rPr>
          <w:rFonts w:ascii="Times New Roman" w:hAnsi="Times New Roman" w:cs="Times New Roman"/>
        </w:rPr>
        <w:t xml:space="preserve">technical support to assist the development of marketing and sales </w:t>
      </w:r>
      <w:r w:rsidR="0026634E" w:rsidRPr="007A69AA">
        <w:rPr>
          <w:rFonts w:ascii="Times New Roman" w:hAnsi="Times New Roman" w:cs="Times New Roman"/>
        </w:rPr>
        <w:t xml:space="preserve">tools and </w:t>
      </w:r>
      <w:r w:rsidR="00FF2D28" w:rsidRPr="007A69AA">
        <w:rPr>
          <w:rFonts w:ascii="Times New Roman" w:hAnsi="Times New Roman" w:cs="Times New Roman"/>
        </w:rPr>
        <w:t>will provide on-going support for Technical Bulletins</w:t>
      </w:r>
      <w:r w:rsidR="009E049D" w:rsidRPr="007A69AA">
        <w:rPr>
          <w:rFonts w:ascii="Times New Roman" w:hAnsi="Times New Roman" w:cs="Times New Roman"/>
        </w:rPr>
        <w:t>, specific inquiries and general market requirements.  Consultant will provide technical support for field inquiries including travel to inspect potentially defective product as reasonably determined by MBS</w:t>
      </w:r>
      <w:r w:rsidR="00D74917" w:rsidRPr="007A69AA">
        <w:rPr>
          <w:rFonts w:ascii="Times New Roman" w:hAnsi="Times New Roman" w:cs="Times New Roman"/>
        </w:rPr>
        <w:t xml:space="preserve">.  </w:t>
      </w:r>
    </w:p>
    <w:p w14:paraId="67044E51" w14:textId="77777777" w:rsidR="007E3CEE" w:rsidRPr="007A69AA" w:rsidRDefault="007E3CEE" w:rsidP="007A69AA">
      <w:pPr>
        <w:pStyle w:val="p19"/>
        <w:suppressAutoHyphens/>
        <w:ind w:left="0"/>
        <w:rPr>
          <w:rFonts w:eastAsiaTheme="minorHAnsi"/>
          <w:b/>
          <w:bCs/>
          <w:sz w:val="22"/>
          <w:szCs w:val="22"/>
          <w:u w:val="single"/>
        </w:rPr>
      </w:pPr>
      <w:r w:rsidRPr="007A69AA">
        <w:rPr>
          <w:rFonts w:eastAsiaTheme="minorHAnsi"/>
          <w:b/>
          <w:bCs/>
          <w:sz w:val="22"/>
          <w:szCs w:val="22"/>
          <w:u w:val="single"/>
        </w:rPr>
        <w:t>COMPENSATION</w:t>
      </w:r>
    </w:p>
    <w:p w14:paraId="0A63EEE6" w14:textId="77777777" w:rsidR="004254B0" w:rsidRDefault="004254B0" w:rsidP="007A69AA">
      <w:pPr>
        <w:pStyle w:val="p2"/>
        <w:suppressAutoHyphens/>
        <w:spacing w:line="240" w:lineRule="auto"/>
        <w:jc w:val="both"/>
        <w:rPr>
          <w:rFonts w:eastAsiaTheme="minorHAnsi"/>
          <w:sz w:val="22"/>
          <w:szCs w:val="22"/>
        </w:rPr>
      </w:pPr>
    </w:p>
    <w:p w14:paraId="2B3D57D6" w14:textId="234ADF44" w:rsidR="007E3CEE" w:rsidRPr="007A69AA" w:rsidRDefault="007E3CEE" w:rsidP="007A69AA">
      <w:pPr>
        <w:pStyle w:val="p2"/>
        <w:suppressAutoHyphens/>
        <w:spacing w:line="240" w:lineRule="auto"/>
        <w:jc w:val="both"/>
        <w:rPr>
          <w:sz w:val="22"/>
          <w:szCs w:val="22"/>
        </w:rPr>
      </w:pPr>
      <w:r w:rsidRPr="007A69AA">
        <w:rPr>
          <w:rFonts w:eastAsiaTheme="minorHAnsi"/>
          <w:sz w:val="22"/>
          <w:szCs w:val="22"/>
        </w:rPr>
        <w:t xml:space="preserve">MBS shall compensate Consultant for Services performed as follows: </w:t>
      </w:r>
      <w:r w:rsidRPr="007A69AA">
        <w:rPr>
          <w:sz w:val="22"/>
          <w:szCs w:val="22"/>
        </w:rPr>
        <w:t>$150/</w:t>
      </w:r>
      <w:proofErr w:type="spellStart"/>
      <w:r w:rsidRPr="007A69AA">
        <w:rPr>
          <w:sz w:val="22"/>
          <w:szCs w:val="22"/>
        </w:rPr>
        <w:t>hr</w:t>
      </w:r>
      <w:proofErr w:type="spellEnd"/>
      <w:r w:rsidRPr="007A69AA">
        <w:rPr>
          <w:sz w:val="22"/>
          <w:szCs w:val="22"/>
        </w:rPr>
        <w:t xml:space="preserve"> for work “on-task”. On-task may include:</w:t>
      </w:r>
    </w:p>
    <w:p w14:paraId="6B5F817C"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Meeting with MBS to discuss details of projects/clients/etc.</w:t>
      </w:r>
    </w:p>
    <w:p w14:paraId="49F75C98"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Meeting with MBS customers</w:t>
      </w:r>
    </w:p>
    <w:p w14:paraId="31A81873" w14:textId="77777777"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 xml:space="preserve">Time spent generating reports/data analysis/technical development/etc. </w:t>
      </w:r>
    </w:p>
    <w:p w14:paraId="18BEB677" w14:textId="16843316" w:rsidR="007E3CEE" w:rsidRPr="007A69AA" w:rsidRDefault="007E3CEE" w:rsidP="007A69AA">
      <w:pPr>
        <w:pStyle w:val="p2"/>
        <w:numPr>
          <w:ilvl w:val="0"/>
          <w:numId w:val="1"/>
        </w:numPr>
        <w:suppressAutoHyphens/>
        <w:spacing w:line="240" w:lineRule="auto"/>
        <w:jc w:val="both"/>
        <w:rPr>
          <w:rFonts w:eastAsiaTheme="minorHAnsi"/>
          <w:sz w:val="22"/>
          <w:szCs w:val="22"/>
        </w:rPr>
      </w:pPr>
      <w:r w:rsidRPr="007A69AA">
        <w:rPr>
          <w:sz w:val="22"/>
          <w:szCs w:val="22"/>
        </w:rPr>
        <w:t xml:space="preserve">Other tasks that would be considered of reasonable benefit to MBS </w:t>
      </w:r>
      <w:r w:rsidR="00665686" w:rsidRPr="007A69AA">
        <w:rPr>
          <w:sz w:val="22"/>
          <w:szCs w:val="22"/>
        </w:rPr>
        <w:t>as requested in writing by MBS</w:t>
      </w:r>
    </w:p>
    <w:p w14:paraId="676AC008" w14:textId="77777777" w:rsidR="007E3CEE" w:rsidRPr="007A69AA" w:rsidRDefault="007E3CEE" w:rsidP="007A69AA">
      <w:pPr>
        <w:pStyle w:val="p2"/>
        <w:suppressAutoHyphens/>
        <w:spacing w:line="240" w:lineRule="auto"/>
        <w:jc w:val="both"/>
        <w:rPr>
          <w:sz w:val="22"/>
          <w:szCs w:val="22"/>
        </w:rPr>
      </w:pPr>
    </w:p>
    <w:p w14:paraId="48A7E108" w14:textId="77777777" w:rsidR="007E3CEE" w:rsidRPr="007A69AA" w:rsidRDefault="007E3CEE" w:rsidP="007A69AA">
      <w:pPr>
        <w:jc w:val="both"/>
        <w:rPr>
          <w:rFonts w:ascii="Times New Roman" w:hAnsi="Times New Roman" w:cs="Times New Roman"/>
          <w:u w:val="single"/>
        </w:rPr>
      </w:pPr>
      <w:r w:rsidRPr="007A69AA">
        <w:rPr>
          <w:rFonts w:ascii="Times New Roman" w:hAnsi="Times New Roman" w:cs="Times New Roman"/>
          <w:u w:val="single"/>
        </w:rPr>
        <w:t>Travel &amp; Expenses</w:t>
      </w:r>
    </w:p>
    <w:p w14:paraId="6B70C9AB" w14:textId="2FEBF088" w:rsidR="007E3CEE" w:rsidRPr="007A69AA" w:rsidRDefault="007E3CEE" w:rsidP="007A69AA">
      <w:pPr>
        <w:jc w:val="both"/>
        <w:rPr>
          <w:rFonts w:ascii="Times New Roman" w:hAnsi="Times New Roman" w:cs="Times New Roman"/>
          <w:color w:val="FF0000"/>
        </w:rPr>
      </w:pPr>
      <w:r w:rsidRPr="007A69AA">
        <w:rPr>
          <w:rFonts w:ascii="Times New Roman" w:hAnsi="Times New Roman" w:cs="Times New Roman"/>
        </w:rPr>
        <w:tab/>
        <w:t>MBS will reimburse Consultant for all reasonable travel expenses (including transportation, tolls, fees, mileage, food and lodging) incurred by Consultant in connection with the services rendered under this Agreement provided (</w:t>
      </w:r>
      <w:proofErr w:type="spellStart"/>
      <w:r w:rsidRPr="007A69AA">
        <w:rPr>
          <w:rFonts w:ascii="Times New Roman" w:hAnsi="Times New Roman" w:cs="Times New Roman"/>
        </w:rPr>
        <w:t>i</w:t>
      </w:r>
      <w:proofErr w:type="spellEnd"/>
      <w:r w:rsidRPr="007A69AA">
        <w:rPr>
          <w:rFonts w:ascii="Times New Roman" w:hAnsi="Times New Roman" w:cs="Times New Roman"/>
        </w:rPr>
        <w:t xml:space="preserve">) such travel has been previously approved or requested by MBS and (ii) Consultant provides MBS with proper receipts evidencing such travel expenses and that all air transportation will be reimbursed at economy class rates.  Payment will be made within thirty (30) days after MBS receives of a correct invoice for such travel expenses from Consultant, including receipts evidencing such expenses. </w:t>
      </w:r>
      <w:del w:id="125" w:author="Burke, Matt" w:date="2020-07-30T15:15:00Z">
        <w:r w:rsidRPr="007A69AA" w:rsidDel="007546F1">
          <w:rPr>
            <w:rFonts w:ascii="Times New Roman" w:hAnsi="Times New Roman" w:cs="Times New Roman"/>
          </w:rPr>
          <w:delText xml:space="preserve">Additionally, the Consultant will be reimbursed for reasonable out-of-pocket expenses in connection with the Services. </w:delText>
        </w:r>
      </w:del>
    </w:p>
    <w:p w14:paraId="60F59630" w14:textId="3CF00034" w:rsidR="007E3CEE" w:rsidRPr="007A69AA" w:rsidRDefault="007E3CEE" w:rsidP="007A69AA">
      <w:pPr>
        <w:jc w:val="both"/>
        <w:rPr>
          <w:rFonts w:ascii="Times New Roman" w:hAnsi="Times New Roman" w:cs="Times New Roman"/>
          <w:u w:val="single"/>
        </w:rPr>
      </w:pPr>
      <w:del w:id="126" w:author="Glenn Johnson" w:date="2020-09-09T17:22:00Z">
        <w:r w:rsidRPr="007A69AA" w:rsidDel="0034398A">
          <w:rPr>
            <w:rFonts w:ascii="Times New Roman" w:hAnsi="Times New Roman" w:cs="Times New Roman"/>
            <w:u w:val="single"/>
          </w:rPr>
          <w:delText xml:space="preserve">Quarterly </w:delText>
        </w:r>
      </w:del>
      <w:r w:rsidRPr="007A69AA">
        <w:rPr>
          <w:rFonts w:ascii="Times New Roman" w:hAnsi="Times New Roman" w:cs="Times New Roman"/>
          <w:u w:val="single"/>
        </w:rPr>
        <w:t>Minimum Fee</w:t>
      </w:r>
    </w:p>
    <w:p w14:paraId="488F8D06" w14:textId="14D175D1" w:rsidR="007E3CEE" w:rsidRPr="007A69AA" w:rsidRDefault="007E3CEE" w:rsidP="007A69AA">
      <w:pPr>
        <w:jc w:val="both"/>
        <w:rPr>
          <w:rFonts w:ascii="Times New Roman" w:hAnsi="Times New Roman" w:cs="Times New Roman"/>
        </w:rPr>
      </w:pPr>
      <w:r w:rsidRPr="007A69AA">
        <w:rPr>
          <w:rFonts w:ascii="Times New Roman" w:hAnsi="Times New Roman" w:cs="Times New Roman"/>
        </w:rPr>
        <w:tab/>
        <w:t xml:space="preserve">For calendar year 2020 – MBS will pay Consultant a </w:t>
      </w:r>
      <w:ins w:id="127" w:author="Glenn Johnson" w:date="2020-09-09T17:22:00Z">
        <w:r w:rsidR="0034398A" w:rsidRPr="007A69AA">
          <w:rPr>
            <w:rFonts w:ascii="Times New Roman" w:hAnsi="Times New Roman" w:cs="Times New Roman"/>
          </w:rPr>
          <w:t xml:space="preserve">one-time yearly minimum </w:t>
        </w:r>
      </w:ins>
      <w:ins w:id="128" w:author="Glenn Johnson" w:date="2020-09-09T17:23:00Z">
        <w:r w:rsidR="0034398A" w:rsidRPr="007A69AA">
          <w:rPr>
            <w:rFonts w:ascii="Times New Roman" w:hAnsi="Times New Roman" w:cs="Times New Roman"/>
          </w:rPr>
          <w:t>fee of $100,000</w:t>
        </w:r>
        <w:r w:rsidR="00891C9B" w:rsidRPr="007A69AA">
          <w:rPr>
            <w:rFonts w:ascii="Times New Roman" w:hAnsi="Times New Roman" w:cs="Times New Roman"/>
          </w:rPr>
          <w:t xml:space="preserve"> which payment shall be made by no later than February 1, 20</w:t>
        </w:r>
      </w:ins>
      <w:ins w:id="129" w:author="Glenn Johnson" w:date="2020-09-09T17:24:00Z">
        <w:r w:rsidR="00770569" w:rsidRPr="007A69AA">
          <w:rPr>
            <w:rFonts w:ascii="Times New Roman" w:hAnsi="Times New Roman" w:cs="Times New Roman"/>
          </w:rPr>
          <w:t>21</w:t>
        </w:r>
      </w:ins>
      <w:ins w:id="130" w:author="Glenn Johnson" w:date="2020-09-09T17:23:00Z">
        <w:r w:rsidR="00891C9B" w:rsidRPr="007A69AA">
          <w:rPr>
            <w:rFonts w:ascii="Times New Roman" w:hAnsi="Times New Roman" w:cs="Times New Roman"/>
          </w:rPr>
          <w:t>.</w:t>
        </w:r>
      </w:ins>
      <w:ins w:id="131" w:author="Glenn Johnson" w:date="2020-09-09T17:25:00Z">
        <w:r w:rsidR="000C2958" w:rsidRPr="007A69AA">
          <w:rPr>
            <w:rFonts w:ascii="Times New Roman" w:hAnsi="Times New Roman" w:cs="Times New Roman"/>
          </w:rPr>
          <w:t xml:space="preserve">  </w:t>
        </w:r>
        <w:r w:rsidR="002E2F73" w:rsidRPr="007A69AA">
          <w:rPr>
            <w:rFonts w:ascii="Times New Roman" w:hAnsi="Times New Roman" w:cs="Times New Roman"/>
          </w:rPr>
          <w:t>MBS has made an initial payment of $20,000 which shall be credited against this obligation for 2020.</w:t>
        </w:r>
      </w:ins>
      <w:del w:id="132" w:author="Glenn Johnson" w:date="2020-09-09T17:23:00Z">
        <w:r w:rsidRPr="007A69AA" w:rsidDel="00891C9B">
          <w:rPr>
            <w:rFonts w:ascii="Times New Roman" w:hAnsi="Times New Roman" w:cs="Times New Roman"/>
          </w:rPr>
          <w:delText>quarterly minimum fee of $50</w:delText>
        </w:r>
      </w:del>
      <w:ins w:id="133" w:author="Nacu Hernandez" w:date="2020-08-07T09:59:00Z">
        <w:del w:id="134" w:author="Glenn Johnson" w:date="2020-09-09T17:23:00Z">
          <w:r w:rsidR="001A04D4" w:rsidRPr="007A69AA" w:rsidDel="00891C9B">
            <w:rPr>
              <w:rFonts w:ascii="Times New Roman" w:hAnsi="Times New Roman" w:cs="Times New Roman"/>
            </w:rPr>
            <w:delText>2</w:delText>
          </w:r>
        </w:del>
      </w:ins>
      <w:ins w:id="135" w:author="Burke, Matt" w:date="2020-07-31T14:37:00Z">
        <w:del w:id="136" w:author="Glenn Johnson" w:date="2020-09-09T17:23:00Z">
          <w:r w:rsidR="000A3B7A" w:rsidRPr="007A69AA" w:rsidDel="00891C9B">
            <w:rPr>
              <w:rFonts w:ascii="Times New Roman" w:hAnsi="Times New Roman" w:cs="Times New Roman"/>
            </w:rPr>
            <w:delText>20</w:delText>
          </w:r>
        </w:del>
      </w:ins>
      <w:del w:id="137" w:author="Glenn Johnson" w:date="2020-09-09T17:23:00Z">
        <w:r w:rsidRPr="007A69AA" w:rsidDel="00891C9B">
          <w:rPr>
            <w:rFonts w:ascii="Times New Roman" w:hAnsi="Times New Roman" w:cs="Times New Roman"/>
          </w:rPr>
          <w:delText>,000</w:delText>
        </w:r>
      </w:del>
      <w:ins w:id="138" w:author="michael forrester" w:date="2020-08-07T09:04:00Z">
        <w:r w:rsidR="00F3011A" w:rsidRPr="007A69AA">
          <w:rPr>
            <w:rFonts w:ascii="Times New Roman" w:hAnsi="Times New Roman" w:cs="Times New Roman"/>
          </w:rPr>
          <w:t xml:space="preserve"> </w:t>
        </w:r>
      </w:ins>
    </w:p>
    <w:p w14:paraId="1F9A6F28" w14:textId="3B3C261D" w:rsidR="007E3CEE" w:rsidRPr="007A69AA" w:rsidRDefault="007E3CEE" w:rsidP="007A69AA">
      <w:pPr>
        <w:jc w:val="both"/>
        <w:rPr>
          <w:rFonts w:ascii="Times New Roman" w:hAnsi="Times New Roman" w:cs="Times New Roman"/>
        </w:rPr>
      </w:pPr>
      <w:r w:rsidRPr="007A69AA">
        <w:rPr>
          <w:rFonts w:ascii="Times New Roman" w:hAnsi="Times New Roman" w:cs="Times New Roman"/>
        </w:rPr>
        <w:tab/>
        <w:t xml:space="preserve">For calendar years 2021 and 2022 – MBS will pay Consultant a </w:t>
      </w:r>
      <w:ins w:id="139" w:author="Glenn Johnson" w:date="2020-09-10T08:55:00Z">
        <w:r w:rsidR="000B649F" w:rsidRPr="007A69AA">
          <w:rPr>
            <w:rFonts w:ascii="Times New Roman" w:hAnsi="Times New Roman" w:cs="Times New Roman"/>
          </w:rPr>
          <w:t>yearly</w:t>
        </w:r>
      </w:ins>
      <w:del w:id="140" w:author="Glenn Johnson" w:date="2020-09-10T08:55:00Z">
        <w:r w:rsidRPr="007A69AA" w:rsidDel="000B649F">
          <w:rPr>
            <w:rFonts w:ascii="Times New Roman" w:hAnsi="Times New Roman" w:cs="Times New Roman"/>
          </w:rPr>
          <w:delText>quarterly</w:delText>
        </w:r>
      </w:del>
      <w:r w:rsidRPr="007A69AA">
        <w:rPr>
          <w:rFonts w:ascii="Times New Roman" w:hAnsi="Times New Roman" w:cs="Times New Roman"/>
        </w:rPr>
        <w:t xml:space="preserve"> minimum fee of </w:t>
      </w:r>
      <w:del w:id="141" w:author="Glenn Johnson" w:date="2020-09-09T17:26:00Z">
        <w:r w:rsidRPr="007A69AA" w:rsidDel="008A0574">
          <w:rPr>
            <w:rFonts w:ascii="Times New Roman" w:hAnsi="Times New Roman" w:cs="Times New Roman"/>
          </w:rPr>
          <w:delText>$50</w:delText>
        </w:r>
      </w:del>
      <w:ins w:id="142" w:author="Nacu Hernandez" w:date="2020-08-07T09:59:00Z">
        <w:del w:id="143" w:author="Glenn Johnson" w:date="2020-09-09T17:26:00Z">
          <w:r w:rsidR="001A04D4" w:rsidRPr="007A69AA" w:rsidDel="008A0574">
            <w:rPr>
              <w:rFonts w:ascii="Times New Roman" w:hAnsi="Times New Roman" w:cs="Times New Roman"/>
            </w:rPr>
            <w:delText>2</w:delText>
          </w:r>
        </w:del>
      </w:ins>
      <w:ins w:id="144" w:author="Burke, Matt" w:date="2020-07-31T14:37:00Z">
        <w:del w:id="145" w:author="Glenn Johnson" w:date="2020-09-09T17:26:00Z">
          <w:r w:rsidR="00B31EB2" w:rsidRPr="007A69AA" w:rsidDel="008A0574">
            <w:rPr>
              <w:rFonts w:ascii="Times New Roman" w:hAnsi="Times New Roman" w:cs="Times New Roman"/>
            </w:rPr>
            <w:delText>20</w:delText>
          </w:r>
        </w:del>
      </w:ins>
      <w:del w:id="146" w:author="Glenn Johnson" w:date="2020-09-09T17:26:00Z">
        <w:r w:rsidRPr="007A69AA" w:rsidDel="008A0574">
          <w:rPr>
            <w:rFonts w:ascii="Times New Roman" w:hAnsi="Times New Roman" w:cs="Times New Roman"/>
          </w:rPr>
          <w:delText xml:space="preserve">,000 </w:delText>
        </w:r>
      </w:del>
      <w:ins w:id="147" w:author="Glenn Johnson" w:date="2020-09-09T17:26:00Z">
        <w:r w:rsidR="008A0574" w:rsidRPr="007A69AA">
          <w:rPr>
            <w:rFonts w:ascii="Times New Roman" w:hAnsi="Times New Roman" w:cs="Times New Roman"/>
          </w:rPr>
          <w:t xml:space="preserve"> $</w:t>
        </w:r>
      </w:ins>
      <w:ins w:id="148" w:author="Glenn Johnson" w:date="2020-09-10T08:55:00Z">
        <w:r w:rsidR="000B649F" w:rsidRPr="007A69AA">
          <w:rPr>
            <w:rFonts w:ascii="Times New Roman" w:hAnsi="Times New Roman" w:cs="Times New Roman"/>
          </w:rPr>
          <w:t>200</w:t>
        </w:r>
      </w:ins>
      <w:ins w:id="149" w:author="Glenn Johnson" w:date="2020-09-09T17:26:00Z">
        <w:r w:rsidR="008A0574" w:rsidRPr="007A69AA">
          <w:rPr>
            <w:rFonts w:ascii="Times New Roman" w:hAnsi="Times New Roman" w:cs="Times New Roman"/>
          </w:rPr>
          <w:t>,000.</w:t>
        </w:r>
      </w:ins>
    </w:p>
    <w:p w14:paraId="02A70C21" w14:textId="77777777" w:rsidR="007E3CEE" w:rsidRPr="007A69AA" w:rsidRDefault="007E3CEE" w:rsidP="007A69AA">
      <w:pPr>
        <w:jc w:val="both"/>
        <w:rPr>
          <w:rFonts w:ascii="Times New Roman" w:hAnsi="Times New Roman" w:cs="Times New Roman"/>
          <w:u w:val="single"/>
        </w:rPr>
      </w:pPr>
      <w:r w:rsidRPr="007A69AA">
        <w:rPr>
          <w:rFonts w:ascii="Times New Roman" w:hAnsi="Times New Roman" w:cs="Times New Roman"/>
          <w:u w:val="single"/>
        </w:rPr>
        <w:t>Payment</w:t>
      </w:r>
    </w:p>
    <w:p w14:paraId="5D89031C" w14:textId="5ACDC399" w:rsidR="007E3CEE" w:rsidRPr="007A69AA" w:rsidRDefault="007E3CEE" w:rsidP="007A69AA">
      <w:pPr>
        <w:jc w:val="both"/>
        <w:rPr>
          <w:rFonts w:ascii="Times New Roman" w:hAnsi="Times New Roman" w:cs="Times New Roman"/>
        </w:rPr>
      </w:pPr>
      <w:r w:rsidRPr="007A69AA">
        <w:rPr>
          <w:rFonts w:ascii="Times New Roman" w:hAnsi="Times New Roman" w:cs="Times New Roman"/>
        </w:rPr>
        <w:t>MBS will</w:t>
      </w:r>
      <w:ins w:id="150" w:author="Burke, Matt" w:date="2020-07-31T14:39:00Z">
        <w:r w:rsidR="00582668" w:rsidRPr="007A69AA">
          <w:rPr>
            <w:rFonts w:ascii="Times New Roman" w:hAnsi="Times New Roman" w:cs="Times New Roman"/>
          </w:rPr>
          <w:t xml:space="preserve"> pay</w:t>
        </w:r>
      </w:ins>
      <w:del w:id="151" w:author="Burke, Matt" w:date="2020-07-31T14:39:00Z">
        <w:r w:rsidRPr="007A69AA" w:rsidDel="00582668">
          <w:rPr>
            <w:rFonts w:ascii="Times New Roman" w:hAnsi="Times New Roman" w:cs="Times New Roman"/>
          </w:rPr>
          <w:delText xml:space="preserve"> provide</w:delText>
        </w:r>
      </w:del>
      <w:r w:rsidRPr="007A69AA">
        <w:rPr>
          <w:rFonts w:ascii="Times New Roman" w:hAnsi="Times New Roman" w:cs="Times New Roman"/>
        </w:rPr>
        <w:t xml:space="preserve"> Consultant </w:t>
      </w:r>
      <w:del w:id="152" w:author="Burke, Matt" w:date="2020-07-31T14:39:00Z">
        <w:r w:rsidRPr="007A69AA" w:rsidDel="00582668">
          <w:rPr>
            <w:rFonts w:ascii="Times New Roman" w:hAnsi="Times New Roman" w:cs="Times New Roman"/>
          </w:rPr>
          <w:delText xml:space="preserve">with </w:delText>
        </w:r>
      </w:del>
      <w:ins w:id="153" w:author="Burke, Matt" w:date="2020-07-31T14:39:00Z">
        <w:r w:rsidR="00582668" w:rsidRPr="007A69AA">
          <w:rPr>
            <w:rFonts w:ascii="Times New Roman" w:hAnsi="Times New Roman" w:cs="Times New Roman"/>
          </w:rPr>
          <w:t xml:space="preserve">the </w:t>
        </w:r>
      </w:ins>
      <w:r w:rsidRPr="007A69AA">
        <w:rPr>
          <w:rFonts w:ascii="Times New Roman" w:hAnsi="Times New Roman" w:cs="Times New Roman"/>
        </w:rPr>
        <w:t>quarterly minimum fee at the start of the quarter (</w:t>
      </w:r>
      <w:del w:id="154" w:author="Burke, Matt" w:date="2020-07-31T14:39:00Z">
        <w:r w:rsidRPr="007A69AA" w:rsidDel="00401054">
          <w:rPr>
            <w:rFonts w:ascii="Times New Roman" w:hAnsi="Times New Roman" w:cs="Times New Roman"/>
          </w:rPr>
          <w:delText>Consultant on “retainer”</w:delText>
        </w:r>
      </w:del>
      <w:ins w:id="155" w:author="Burke, Matt" w:date="2020-07-31T14:39:00Z">
        <w:r w:rsidR="00401054" w:rsidRPr="007A69AA">
          <w:rPr>
            <w:rFonts w:ascii="Times New Roman" w:hAnsi="Times New Roman" w:cs="Times New Roman"/>
          </w:rPr>
          <w:t>the “Quarterly Retainer”</w:t>
        </w:r>
      </w:ins>
      <w:r w:rsidRPr="007A69AA">
        <w:rPr>
          <w:rFonts w:ascii="Times New Roman" w:hAnsi="Times New Roman" w:cs="Times New Roman"/>
        </w:rPr>
        <w:t>)</w:t>
      </w:r>
      <w:ins w:id="156" w:author="Burke, Matt" w:date="2020-07-31T14:42:00Z">
        <w:r w:rsidR="00865533" w:rsidRPr="007A69AA">
          <w:rPr>
            <w:rFonts w:ascii="Times New Roman" w:hAnsi="Times New Roman" w:cs="Times New Roman"/>
          </w:rPr>
          <w:t xml:space="preserve"> on the first day of each calendar quarterly occurring during the Term</w:t>
        </w:r>
      </w:ins>
      <w:r w:rsidRPr="007A69AA">
        <w:rPr>
          <w:rFonts w:ascii="Times New Roman" w:hAnsi="Times New Roman" w:cs="Times New Roman"/>
        </w:rPr>
        <w:t xml:space="preserve">. Consultant will submit invoices </w:t>
      </w:r>
      <w:ins w:id="157" w:author="Burke, Matt" w:date="2020-07-31T14:43:00Z">
        <w:r w:rsidR="00610C79" w:rsidRPr="007A69AA">
          <w:rPr>
            <w:rFonts w:ascii="Times New Roman" w:hAnsi="Times New Roman" w:cs="Times New Roman"/>
          </w:rPr>
          <w:t>by the 10</w:t>
        </w:r>
        <w:r w:rsidR="00610C79" w:rsidRPr="007A69AA">
          <w:rPr>
            <w:rFonts w:ascii="Times New Roman" w:hAnsi="Times New Roman" w:cs="Times New Roman"/>
            <w:vertAlign w:val="superscript"/>
          </w:rPr>
          <w:t>th</w:t>
        </w:r>
        <w:r w:rsidR="00610C79" w:rsidRPr="007A69AA">
          <w:rPr>
            <w:rFonts w:ascii="Times New Roman" w:hAnsi="Times New Roman" w:cs="Times New Roman"/>
          </w:rPr>
          <w:t xml:space="preserve"> day of each month occurring during the Term </w:t>
        </w:r>
      </w:ins>
      <w:del w:id="158" w:author="Burke, Matt" w:date="2020-07-31T14:43:00Z">
        <w:r w:rsidRPr="007A69AA" w:rsidDel="00610C79">
          <w:rPr>
            <w:rFonts w:ascii="Times New Roman" w:hAnsi="Times New Roman" w:cs="Times New Roman"/>
          </w:rPr>
          <w:delText xml:space="preserve">monthly </w:delText>
        </w:r>
      </w:del>
      <w:r w:rsidRPr="007A69AA">
        <w:rPr>
          <w:rFonts w:ascii="Times New Roman" w:hAnsi="Times New Roman" w:cs="Times New Roman"/>
        </w:rPr>
        <w:t>detailing the number of hours</w:t>
      </w:r>
      <w:ins w:id="159" w:author="Lincoln, Nicholas" w:date="2020-08-06T13:24:00Z">
        <w:r w:rsidR="00B118CD" w:rsidRPr="007A69AA">
          <w:rPr>
            <w:rFonts w:ascii="Times New Roman" w:hAnsi="Times New Roman" w:cs="Times New Roman"/>
          </w:rPr>
          <w:t>,</w:t>
        </w:r>
      </w:ins>
      <w:del w:id="160" w:author="Lincoln, Nicholas" w:date="2020-08-06T13:24:00Z">
        <w:r w:rsidRPr="007A69AA" w:rsidDel="00B118CD">
          <w:rPr>
            <w:rFonts w:ascii="Times New Roman" w:hAnsi="Times New Roman" w:cs="Times New Roman"/>
          </w:rPr>
          <w:delText xml:space="preserve"> and</w:delText>
        </w:r>
      </w:del>
      <w:r w:rsidRPr="007A69AA">
        <w:rPr>
          <w:rFonts w:ascii="Times New Roman" w:hAnsi="Times New Roman" w:cs="Times New Roman"/>
        </w:rPr>
        <w:t xml:space="preserve"> hourly rate</w:t>
      </w:r>
      <w:ins w:id="161" w:author="Lincoln, Nicholas" w:date="2020-08-06T13:25:00Z">
        <w:r w:rsidR="00B118CD" w:rsidRPr="007A69AA">
          <w:rPr>
            <w:rFonts w:ascii="Times New Roman" w:hAnsi="Times New Roman" w:cs="Times New Roman"/>
          </w:rPr>
          <w:t>, and description</w:t>
        </w:r>
      </w:ins>
      <w:r w:rsidRPr="007A69AA">
        <w:rPr>
          <w:rFonts w:ascii="Times New Roman" w:hAnsi="Times New Roman" w:cs="Times New Roman"/>
        </w:rPr>
        <w:t xml:space="preserve"> for all Services performed for MBS and all travel expenses and receipts incurred by Consultant in the prior month.  MBS will pay invoices for travel and any difference between </w:t>
      </w:r>
      <w:del w:id="162" w:author="Burke, Matt" w:date="2020-07-31T14:40:00Z">
        <w:r w:rsidRPr="007A69AA" w:rsidDel="008C4A6F">
          <w:rPr>
            <w:rFonts w:ascii="Times New Roman" w:hAnsi="Times New Roman" w:cs="Times New Roman"/>
          </w:rPr>
          <w:delText xml:space="preserve">number of hours </w:delText>
        </w:r>
      </w:del>
      <w:ins w:id="163" w:author="Burke, Matt" w:date="2020-07-31T14:40:00Z">
        <w:r w:rsidR="008C4A6F" w:rsidRPr="007A69AA">
          <w:rPr>
            <w:rFonts w:ascii="Times New Roman" w:hAnsi="Times New Roman" w:cs="Times New Roman"/>
          </w:rPr>
          <w:t xml:space="preserve">the cost of the Services in the prior month (i.e. number of hours </w:t>
        </w:r>
        <w:r w:rsidR="00C54DB2" w:rsidRPr="007A69AA">
          <w:rPr>
            <w:rFonts w:ascii="Times New Roman" w:hAnsi="Times New Roman" w:cs="Times New Roman"/>
          </w:rPr>
          <w:t xml:space="preserve">billed x hourly rate) </w:t>
        </w:r>
      </w:ins>
      <w:r w:rsidRPr="007A69AA">
        <w:rPr>
          <w:rFonts w:ascii="Times New Roman" w:hAnsi="Times New Roman" w:cs="Times New Roman"/>
        </w:rPr>
        <w:t xml:space="preserve">and </w:t>
      </w:r>
      <w:del w:id="164" w:author="Burke, Matt" w:date="2020-07-31T14:40:00Z">
        <w:r w:rsidRPr="007A69AA" w:rsidDel="00C54DB2">
          <w:rPr>
            <w:rFonts w:ascii="Times New Roman" w:hAnsi="Times New Roman" w:cs="Times New Roman"/>
          </w:rPr>
          <w:delText xml:space="preserve">retainer </w:delText>
        </w:r>
      </w:del>
      <w:ins w:id="165" w:author="Burke, Matt" w:date="2020-07-31T14:40:00Z">
        <w:r w:rsidR="00C54DB2" w:rsidRPr="007A69AA">
          <w:rPr>
            <w:rFonts w:ascii="Times New Roman" w:hAnsi="Times New Roman" w:cs="Times New Roman"/>
          </w:rPr>
          <w:t>the Qua</w:t>
        </w:r>
      </w:ins>
      <w:ins w:id="166" w:author="Burke, Matt" w:date="2020-07-31T14:44:00Z">
        <w:r w:rsidR="00C86EFC" w:rsidRPr="007A69AA">
          <w:rPr>
            <w:rFonts w:ascii="Times New Roman" w:hAnsi="Times New Roman" w:cs="Times New Roman"/>
          </w:rPr>
          <w:t>r</w:t>
        </w:r>
      </w:ins>
      <w:ins w:id="167" w:author="Burke, Matt" w:date="2020-07-31T14:40:00Z">
        <w:r w:rsidR="00C54DB2" w:rsidRPr="007A69AA">
          <w:rPr>
            <w:rFonts w:ascii="Times New Roman" w:hAnsi="Times New Roman" w:cs="Times New Roman"/>
          </w:rPr>
          <w:t>ter</w:t>
        </w:r>
      </w:ins>
      <w:ins w:id="168" w:author="Burke, Matt" w:date="2020-07-31T14:41:00Z">
        <w:r w:rsidR="00C54DB2" w:rsidRPr="007A69AA">
          <w:rPr>
            <w:rFonts w:ascii="Times New Roman" w:hAnsi="Times New Roman" w:cs="Times New Roman"/>
          </w:rPr>
          <w:t xml:space="preserve">ly Retainer </w:t>
        </w:r>
      </w:ins>
      <w:del w:id="169" w:author="Burke, Matt" w:date="2020-07-31T14:41:00Z">
        <w:r w:rsidRPr="007A69AA" w:rsidDel="00C54DB2">
          <w:rPr>
            <w:rFonts w:ascii="Times New Roman" w:hAnsi="Times New Roman" w:cs="Times New Roman"/>
          </w:rPr>
          <w:delText xml:space="preserve">compensation </w:delText>
        </w:r>
      </w:del>
      <w:r w:rsidRPr="007A69AA">
        <w:rPr>
          <w:rFonts w:ascii="Times New Roman" w:hAnsi="Times New Roman" w:cs="Times New Roman"/>
        </w:rPr>
        <w:t xml:space="preserve">within thirty (30) </w:t>
      </w:r>
      <w:r w:rsidRPr="007A69AA">
        <w:rPr>
          <w:rFonts w:ascii="Times New Roman" w:hAnsi="Times New Roman" w:cs="Times New Roman"/>
        </w:rPr>
        <w:lastRenderedPageBreak/>
        <w:t xml:space="preserve">days of receipt of such invoice. </w:t>
      </w:r>
      <w:commentRangeStart w:id="170"/>
      <w:ins w:id="171" w:author="Burke, Matt" w:date="2020-07-31T14:41:00Z">
        <w:r w:rsidR="002D42D6" w:rsidRPr="007A69AA">
          <w:rPr>
            <w:rFonts w:ascii="Times New Roman" w:hAnsi="Times New Roman" w:cs="Times New Roman"/>
          </w:rPr>
          <w:t xml:space="preserve">If the cost of Services </w:t>
        </w:r>
      </w:ins>
      <w:ins w:id="172" w:author="Burke, Matt" w:date="2020-07-31T14:44:00Z">
        <w:r w:rsidR="008F06EC" w:rsidRPr="007A69AA">
          <w:rPr>
            <w:rFonts w:ascii="Times New Roman" w:hAnsi="Times New Roman" w:cs="Times New Roman"/>
          </w:rPr>
          <w:t xml:space="preserve">billed to MBS </w:t>
        </w:r>
      </w:ins>
      <w:ins w:id="173" w:author="Burke, Matt" w:date="2020-07-31T14:41:00Z">
        <w:r w:rsidR="002D42D6" w:rsidRPr="007A69AA">
          <w:rPr>
            <w:rFonts w:ascii="Times New Roman" w:hAnsi="Times New Roman" w:cs="Times New Roman"/>
          </w:rPr>
          <w:t xml:space="preserve">in a particular quarter does not exceed the Quarterly Retainer, Consultant will carry over the unbilled portion of the </w:t>
        </w:r>
      </w:ins>
      <w:ins w:id="174" w:author="Burke, Matt" w:date="2020-07-31T14:42:00Z">
        <w:r w:rsidR="002D42D6" w:rsidRPr="007A69AA">
          <w:rPr>
            <w:rFonts w:ascii="Times New Roman" w:hAnsi="Times New Roman" w:cs="Times New Roman"/>
          </w:rPr>
          <w:t xml:space="preserve">Quarterly Retainer to the following calendar quarter.  </w:t>
        </w:r>
      </w:ins>
      <w:ins w:id="175" w:author="Glenn Johnson" w:date="2020-09-10T08:55:00Z">
        <w:r w:rsidR="000B649F" w:rsidRPr="007A69AA">
          <w:rPr>
            <w:rFonts w:ascii="Times New Roman" w:hAnsi="Times New Roman" w:cs="Times New Roman"/>
          </w:rPr>
          <w:t>At the conclusion of the cal</w:t>
        </w:r>
      </w:ins>
      <w:ins w:id="176" w:author="Glenn Johnson" w:date="2020-09-10T08:56:00Z">
        <w:r w:rsidR="000B649F" w:rsidRPr="007A69AA">
          <w:rPr>
            <w:rFonts w:ascii="Times New Roman" w:hAnsi="Times New Roman" w:cs="Times New Roman"/>
          </w:rPr>
          <w:t xml:space="preserve">endar year, </w:t>
        </w:r>
        <w:r w:rsidR="00ED3B88" w:rsidRPr="007A69AA">
          <w:rPr>
            <w:rFonts w:ascii="Times New Roman" w:hAnsi="Times New Roman" w:cs="Times New Roman"/>
          </w:rPr>
          <w:t xml:space="preserve">in the event that the yearly minimum fee amount has not been reached by the fees billed in the </w:t>
        </w:r>
        <w:r w:rsidR="00C07E24" w:rsidRPr="007A69AA">
          <w:rPr>
            <w:rFonts w:ascii="Times New Roman" w:hAnsi="Times New Roman" w:cs="Times New Roman"/>
          </w:rPr>
          <w:t xml:space="preserve">quarters thereof, </w:t>
        </w:r>
        <w:r w:rsidR="000B649F" w:rsidRPr="007A69AA">
          <w:rPr>
            <w:rFonts w:ascii="Times New Roman" w:hAnsi="Times New Roman" w:cs="Times New Roman"/>
          </w:rPr>
          <w:t>MBS will</w:t>
        </w:r>
        <w:r w:rsidR="00C07E24" w:rsidRPr="007A69AA">
          <w:rPr>
            <w:rFonts w:ascii="Times New Roman" w:hAnsi="Times New Roman" w:cs="Times New Roman"/>
          </w:rPr>
          <w:t xml:space="preserve"> pa</w:t>
        </w:r>
      </w:ins>
      <w:ins w:id="177" w:author="Glenn Johnson" w:date="2020-09-10T08:57:00Z">
        <w:r w:rsidR="00C07E24" w:rsidRPr="007A69AA">
          <w:rPr>
            <w:rFonts w:ascii="Times New Roman" w:hAnsi="Times New Roman" w:cs="Times New Roman"/>
          </w:rPr>
          <w:t xml:space="preserve">y Consultant the </w:t>
        </w:r>
        <w:r w:rsidR="00E04B0B" w:rsidRPr="007A69AA">
          <w:rPr>
            <w:rFonts w:ascii="Times New Roman" w:hAnsi="Times New Roman" w:cs="Times New Roman"/>
          </w:rPr>
          <w:t>amount necessary to reach the yearly minimum fee.</w:t>
        </w:r>
      </w:ins>
      <w:ins w:id="178" w:author="Glenn Johnson" w:date="2020-09-10T08:56:00Z">
        <w:r w:rsidR="000B649F" w:rsidRPr="007A69AA">
          <w:rPr>
            <w:rFonts w:ascii="Times New Roman" w:hAnsi="Times New Roman" w:cs="Times New Roman"/>
          </w:rPr>
          <w:t xml:space="preserve"> </w:t>
        </w:r>
      </w:ins>
      <w:del w:id="179" w:author="Burke, Matt" w:date="2020-07-31T14:42:00Z">
        <w:r w:rsidRPr="007A69AA" w:rsidDel="002D42D6">
          <w:rPr>
            <w:rFonts w:ascii="Times New Roman" w:hAnsi="Times New Roman" w:cs="Times New Roman"/>
          </w:rPr>
          <w:delText xml:space="preserve">Consultant will submit an invoice to MBS demonstrating such difference no later than the last day of each quarter.   </w:delText>
        </w:r>
      </w:del>
      <w:commentRangeEnd w:id="170"/>
      <w:r w:rsidR="00EA2C8A" w:rsidRPr="007A69AA">
        <w:rPr>
          <w:rStyle w:val="CommentReference"/>
          <w:rFonts w:ascii="Times New Roman" w:hAnsi="Times New Roman" w:cs="Times New Roman"/>
          <w:sz w:val="22"/>
          <w:szCs w:val="22"/>
        </w:rPr>
        <w:commentReference w:id="170"/>
      </w:r>
    </w:p>
    <w:p w14:paraId="6C49410F" w14:textId="1F94E49D" w:rsidR="00B62B48" w:rsidRPr="007A69AA" w:rsidRDefault="00B62B48" w:rsidP="007A69AA">
      <w:pPr>
        <w:jc w:val="both"/>
        <w:rPr>
          <w:ins w:id="180" w:author="Burke, Matt" w:date="2020-08-06T13:33:00Z"/>
          <w:rFonts w:ascii="Times New Roman" w:hAnsi="Times New Roman" w:cs="Times New Roman"/>
        </w:rPr>
      </w:pPr>
      <w:ins w:id="181" w:author="Burke, Matt" w:date="2020-08-06T13:33:00Z">
        <w:r w:rsidRPr="007A69AA">
          <w:rPr>
            <w:rFonts w:ascii="Times New Roman" w:hAnsi="Times New Roman" w:cs="Times New Roman"/>
          </w:rPr>
          <w:br w:type="page"/>
        </w:r>
      </w:ins>
    </w:p>
    <w:p w14:paraId="5151BEE7" w14:textId="77777777" w:rsidR="007E3CEE" w:rsidRPr="007A69AA" w:rsidRDefault="007E3CEE" w:rsidP="007E3CEE">
      <w:pPr>
        <w:pStyle w:val="c21"/>
        <w:tabs>
          <w:tab w:val="left" w:pos="780"/>
        </w:tabs>
        <w:suppressAutoHyphens/>
        <w:spacing w:line="200" w:lineRule="exact"/>
        <w:rPr>
          <w:b/>
          <w:sz w:val="22"/>
          <w:szCs w:val="22"/>
        </w:rPr>
      </w:pPr>
      <w:r w:rsidRPr="007A69AA">
        <w:rPr>
          <w:b/>
          <w:sz w:val="22"/>
          <w:szCs w:val="22"/>
        </w:rPr>
        <w:lastRenderedPageBreak/>
        <w:t>EXHIBIT B</w:t>
      </w:r>
    </w:p>
    <w:p w14:paraId="481597D5" w14:textId="77777777" w:rsidR="007E3CEE" w:rsidRPr="007A69AA" w:rsidRDefault="007E3CEE" w:rsidP="007E3CEE">
      <w:pPr>
        <w:tabs>
          <w:tab w:val="left" w:pos="780"/>
        </w:tabs>
        <w:suppressAutoHyphens/>
        <w:spacing w:line="200" w:lineRule="exact"/>
        <w:jc w:val="center"/>
        <w:rPr>
          <w:rFonts w:ascii="Times New Roman" w:hAnsi="Times New Roman" w:cs="Times New Roman"/>
          <w:b/>
        </w:rPr>
      </w:pPr>
    </w:p>
    <w:p w14:paraId="7F6EA024" w14:textId="77777777" w:rsidR="007E3CEE" w:rsidRPr="007A69AA" w:rsidRDefault="007E3CEE" w:rsidP="007E3CEE">
      <w:pPr>
        <w:pStyle w:val="c21"/>
        <w:tabs>
          <w:tab w:val="left" w:pos="780"/>
        </w:tabs>
        <w:suppressAutoHyphens/>
        <w:spacing w:line="200" w:lineRule="exact"/>
        <w:rPr>
          <w:b/>
          <w:sz w:val="22"/>
          <w:szCs w:val="22"/>
        </w:rPr>
      </w:pPr>
      <w:r w:rsidRPr="007A69AA">
        <w:rPr>
          <w:b/>
          <w:sz w:val="22"/>
          <w:szCs w:val="22"/>
          <w:u w:val="single"/>
        </w:rPr>
        <w:t>UNDERTAKING</w:t>
      </w:r>
    </w:p>
    <w:p w14:paraId="6B60AC5C" w14:textId="77777777" w:rsidR="007E3CEE" w:rsidRPr="007A69AA" w:rsidRDefault="007E3CEE" w:rsidP="007E3CEE">
      <w:pPr>
        <w:tabs>
          <w:tab w:val="left" w:pos="780"/>
        </w:tabs>
        <w:suppressAutoHyphens/>
        <w:spacing w:line="200" w:lineRule="exact"/>
        <w:jc w:val="both"/>
        <w:rPr>
          <w:rFonts w:ascii="Times New Roman" w:hAnsi="Times New Roman" w:cs="Times New Roman"/>
          <w:b/>
        </w:rPr>
      </w:pPr>
    </w:p>
    <w:p w14:paraId="6D657638" w14:textId="26910D6D" w:rsidR="007E3CEE" w:rsidRPr="007A69AA" w:rsidRDefault="007E3CEE" w:rsidP="007A69AA">
      <w:pPr>
        <w:pStyle w:val="p22"/>
        <w:suppressAutoHyphens/>
        <w:spacing w:line="276" w:lineRule="auto"/>
        <w:rPr>
          <w:sz w:val="22"/>
          <w:szCs w:val="22"/>
        </w:rPr>
      </w:pPr>
      <w:r w:rsidRPr="007A69AA">
        <w:rPr>
          <w:sz w:val="22"/>
          <w:szCs w:val="22"/>
        </w:rPr>
        <w:t>The undersigned employees of Consultant hereby acknowledge that they have read and undertake and agree to be bound in their</w:t>
      </w:r>
      <w:r w:rsidR="007A69AA">
        <w:rPr>
          <w:sz w:val="22"/>
          <w:szCs w:val="22"/>
        </w:rPr>
        <w:t xml:space="preserve"> </w:t>
      </w:r>
      <w:r w:rsidRPr="007A69AA">
        <w:rPr>
          <w:sz w:val="22"/>
          <w:szCs w:val="22"/>
        </w:rPr>
        <w:t xml:space="preserve">individual capacities by the terms and conditions of </w:t>
      </w:r>
      <w:r w:rsidRPr="007A69AA">
        <w:rPr>
          <w:b/>
          <w:sz w:val="22"/>
          <w:szCs w:val="22"/>
        </w:rPr>
        <w:t>Sections 3, 4 and 11</w:t>
      </w:r>
      <w:r w:rsidRPr="007A69AA">
        <w:rPr>
          <w:sz w:val="22"/>
          <w:szCs w:val="22"/>
        </w:rPr>
        <w:t xml:space="preserve"> of the Consultant Agreement to which </w:t>
      </w:r>
      <w:r w:rsidRPr="007A69AA">
        <w:rPr>
          <w:b/>
          <w:sz w:val="22"/>
          <w:szCs w:val="22"/>
        </w:rPr>
        <w:t>Exhibit B</w:t>
      </w:r>
      <w:r w:rsidRPr="007A69AA">
        <w:rPr>
          <w:sz w:val="22"/>
          <w:szCs w:val="22"/>
        </w:rPr>
        <w:t xml:space="preserve"> is attached, as fully as if their names were inserted in such Sections in place of the word "Consultant" and as if they were parties to such Consultant Agreement.</w:t>
      </w:r>
    </w:p>
    <w:p w14:paraId="687524DF" w14:textId="77777777" w:rsidR="007E3CEE" w:rsidRPr="007A69AA" w:rsidRDefault="007E3CEE" w:rsidP="007E3CEE">
      <w:pPr>
        <w:tabs>
          <w:tab w:val="left" w:pos="780"/>
        </w:tabs>
        <w:suppressAutoHyphens/>
        <w:spacing w:line="200" w:lineRule="exact"/>
        <w:jc w:val="both"/>
        <w:rPr>
          <w:rFonts w:ascii="Times New Roman" w:hAnsi="Times New Roman" w:cs="Times New Roman"/>
        </w:rPr>
      </w:pPr>
    </w:p>
    <w:p w14:paraId="711479D1" w14:textId="77777777" w:rsidR="007E3CEE" w:rsidRPr="007A69AA" w:rsidRDefault="007E3CEE" w:rsidP="007E3CEE">
      <w:pPr>
        <w:pStyle w:val="p22"/>
        <w:suppressAutoHyphens/>
        <w:spacing w:line="200" w:lineRule="exact"/>
        <w:rPr>
          <w:sz w:val="22"/>
          <w:szCs w:val="22"/>
        </w:rPr>
      </w:pPr>
      <w:r w:rsidRPr="007A69AA">
        <w:rPr>
          <w:sz w:val="22"/>
          <w:szCs w:val="22"/>
        </w:rPr>
        <w:t>Employee</w:t>
      </w:r>
    </w:p>
    <w:p w14:paraId="39923BF7" w14:textId="77777777" w:rsidR="007E3CEE" w:rsidRPr="007A69AA" w:rsidRDefault="007E3CEE" w:rsidP="007E3CEE">
      <w:pPr>
        <w:pStyle w:val="t20"/>
        <w:tabs>
          <w:tab w:val="left" w:pos="60"/>
          <w:tab w:val="left" w:pos="5560"/>
        </w:tabs>
        <w:suppressAutoHyphens/>
        <w:spacing w:line="200" w:lineRule="exact"/>
        <w:jc w:val="both"/>
        <w:rPr>
          <w:sz w:val="22"/>
          <w:szCs w:val="22"/>
        </w:rPr>
      </w:pPr>
      <w:r w:rsidRPr="007A69AA">
        <w:rPr>
          <w:sz w:val="22"/>
          <w:szCs w:val="22"/>
        </w:rPr>
        <w:t>Print name:</w:t>
      </w:r>
      <w:r w:rsidRPr="007A69AA">
        <w:rPr>
          <w:sz w:val="22"/>
          <w:szCs w:val="22"/>
        </w:rPr>
        <w:tab/>
      </w:r>
      <w:r w:rsidRPr="007A69AA">
        <w:rPr>
          <w:sz w:val="22"/>
          <w:szCs w:val="22"/>
        </w:rPr>
        <w:tab/>
        <w:t>Signature</w:t>
      </w:r>
    </w:p>
    <w:p w14:paraId="3A134215" w14:textId="77777777" w:rsidR="007E3CEE" w:rsidRPr="007A69AA" w:rsidRDefault="007E3CEE" w:rsidP="007E3CEE">
      <w:pPr>
        <w:suppressAutoHyphens/>
        <w:spacing w:line="200" w:lineRule="exact"/>
        <w:jc w:val="both"/>
        <w:rPr>
          <w:rFonts w:ascii="Times New Roman" w:hAnsi="Times New Roman" w:cs="Times New Roman"/>
        </w:rPr>
      </w:pPr>
    </w:p>
    <w:p w14:paraId="0FDAE0D2" w14:textId="77777777" w:rsidR="007E3CEE" w:rsidRPr="007A69AA" w:rsidRDefault="007E3CEE" w:rsidP="007E3CEE">
      <w:pPr>
        <w:suppressAutoHyphens/>
        <w:spacing w:line="200" w:lineRule="exact"/>
        <w:jc w:val="both"/>
        <w:rPr>
          <w:rFonts w:ascii="Times New Roman" w:hAnsi="Times New Roman" w:cs="Times New Roman"/>
        </w:rPr>
      </w:pPr>
    </w:p>
    <w:p w14:paraId="5AEF8CD0" w14:textId="6C34D4EC"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2F9EE11" w14:textId="1B915EBC"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92EC83C" w14:textId="4C3F33A2"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2C47944" w14:textId="45C82C6F"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66D0CE1" w14:textId="3A3C88CB"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093F226" w14:textId="3A3FD9E3"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6BD708D" w14:textId="12E1D8D2"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C939569" w14:textId="52459147"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64D79BDC" w14:textId="5F1F60DA"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3E832209" w14:textId="1BE31C0D"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47BD8850" w14:textId="2E1A2FD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4D23451F" w14:textId="15E1F2AB"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D1F8ADB" w14:textId="0E522B5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E1ED02C" w14:textId="121831E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1F24EEF2" w14:textId="0D4E0705"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66EF6DEA" w14:textId="0B33092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0A588619" w14:textId="25F29ED9"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011D29A1" w14:textId="50357290" w:rsidR="007E3CEE" w:rsidRPr="007A69AA" w:rsidRDefault="007E3CEE" w:rsidP="007E3CEE">
      <w:pPr>
        <w:rPr>
          <w:rFonts w:ascii="Times New Roman" w:hAnsi="Times New Roman" w:cs="Times New Roman"/>
        </w:rPr>
      </w:pPr>
      <w:r w:rsidRPr="007A69AA">
        <w:rPr>
          <w:rFonts w:ascii="Times New Roman" w:hAnsi="Times New Roman" w:cs="Times New Roman"/>
        </w:rPr>
        <w:t>________________________________________</w:t>
      </w:r>
      <w:r w:rsidRPr="007A69AA">
        <w:rPr>
          <w:rFonts w:ascii="Times New Roman" w:hAnsi="Times New Roman" w:cs="Times New Roman"/>
        </w:rPr>
        <w:tab/>
        <w:t>_______________________________________</w:t>
      </w:r>
    </w:p>
    <w:p w14:paraId="56D2AFF9" w14:textId="77777777" w:rsidR="007E3CEE" w:rsidRPr="007A69AA" w:rsidRDefault="007E3CEE" w:rsidP="007E3CEE">
      <w:pPr>
        <w:rPr>
          <w:rFonts w:ascii="Times New Roman" w:hAnsi="Times New Roman" w:cs="Times New Roman"/>
        </w:rPr>
      </w:pPr>
    </w:p>
    <w:p w14:paraId="6BB5BCEC" w14:textId="77777777" w:rsidR="007E3CEE" w:rsidRPr="007A69AA" w:rsidRDefault="007E3CEE" w:rsidP="007E3CEE">
      <w:pPr>
        <w:rPr>
          <w:rFonts w:ascii="Times New Roman" w:hAnsi="Times New Roman" w:cs="Times New Roman"/>
          <w:u w:val="single"/>
        </w:rPr>
      </w:pPr>
    </w:p>
    <w:sectPr w:rsidR="007E3CEE" w:rsidRPr="007A69AA">
      <w:headerReference w:type="default" r:id="rId15"/>
      <w:footerReference w:type="even"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06" w:author="Burke, Matt" w:date="2020-07-30T15:25:00Z" w:initials="BM">
    <w:p w14:paraId="5261FBB4" w14:textId="77777777" w:rsidR="0051237A" w:rsidRDefault="0051237A">
      <w:pPr>
        <w:pStyle w:val="CommentText"/>
      </w:pPr>
      <w:r>
        <w:rPr>
          <w:rStyle w:val="CommentReference"/>
        </w:rPr>
        <w:annotationRef/>
      </w:r>
      <w:r>
        <w:t>To be determined</w:t>
      </w:r>
    </w:p>
  </w:comment>
  <w:comment w:id="170" w:author="michael forrester" w:date="2020-08-07T09:10:00Z" w:initials="mf">
    <w:p w14:paraId="6ADA67AA" w14:textId="1800A49E" w:rsidR="00EA2C8A" w:rsidRDefault="00EA2C8A">
      <w:pPr>
        <w:pStyle w:val="CommentText"/>
      </w:pPr>
      <w:r>
        <w:rPr>
          <w:rStyle w:val="CommentReference"/>
        </w:rPr>
        <w:annotationRef/>
      </w:r>
      <w:proofErr w:type="gramStart"/>
      <w:r>
        <w:t>Again</w:t>
      </w:r>
      <w:proofErr w:type="gramEnd"/>
      <w:r>
        <w:t xml:space="preserve"> this will be ok as long as we include a yearly minimum.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261FBB4" w15:done="0"/>
  <w15:commentEx w15:paraId="6ADA67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79915" w16cex:dateUtc="2020-08-07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61FBB4" w16cid:durableId="22CD64FE"/>
  <w16cid:commentId w16cid:paraId="6ADA67AA" w16cid:durableId="22D79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61DAD3" w14:textId="77777777" w:rsidR="0066746C" w:rsidRDefault="0066746C">
      <w:pPr>
        <w:spacing w:after="0" w:line="240" w:lineRule="auto"/>
      </w:pPr>
      <w:r>
        <w:separator/>
      </w:r>
    </w:p>
  </w:endnote>
  <w:endnote w:type="continuationSeparator" w:id="0">
    <w:p w14:paraId="495EA431" w14:textId="77777777" w:rsidR="0066746C" w:rsidRDefault="0066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24114892"/>
      <w:docPartObj>
        <w:docPartGallery w:val="Page Numbers (Bottom of Page)"/>
        <w:docPartUnique/>
      </w:docPartObj>
    </w:sdtPr>
    <w:sdtContent>
      <w:p w14:paraId="44B9223D" w14:textId="38C91770" w:rsidR="0029557B" w:rsidRDefault="0029557B" w:rsidP="00CA6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FCA0FF" w14:textId="77777777" w:rsidR="0029557B" w:rsidRDefault="0029557B" w:rsidP="002955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11167843"/>
      <w:docPartObj>
        <w:docPartGallery w:val="Page Numbers (Bottom of Page)"/>
        <w:docPartUnique/>
      </w:docPartObj>
    </w:sdtPr>
    <w:sdtEndPr>
      <w:rPr>
        <w:rStyle w:val="PageNumber"/>
        <w:rFonts w:ascii="Times New Roman" w:hAnsi="Times New Roman" w:cs="Times New Roman"/>
        <w:sz w:val="20"/>
        <w:szCs w:val="20"/>
      </w:rPr>
    </w:sdtEndPr>
    <w:sdtContent>
      <w:p w14:paraId="34747606" w14:textId="454F42C9" w:rsidR="0029557B" w:rsidRPr="0029557B" w:rsidRDefault="0029557B" w:rsidP="00CA6E60">
        <w:pPr>
          <w:pStyle w:val="Footer"/>
          <w:framePr w:wrap="none" w:vAnchor="text" w:hAnchor="margin" w:xAlign="right" w:y="1"/>
          <w:rPr>
            <w:rStyle w:val="PageNumber"/>
            <w:rFonts w:ascii="Times New Roman" w:hAnsi="Times New Roman" w:cs="Times New Roman"/>
            <w:sz w:val="20"/>
            <w:szCs w:val="20"/>
          </w:rPr>
        </w:pPr>
        <w:r w:rsidRPr="0029557B">
          <w:rPr>
            <w:rStyle w:val="PageNumber"/>
            <w:rFonts w:ascii="Times New Roman" w:hAnsi="Times New Roman" w:cs="Times New Roman"/>
            <w:sz w:val="20"/>
            <w:szCs w:val="20"/>
          </w:rPr>
          <w:fldChar w:fldCharType="begin"/>
        </w:r>
        <w:r w:rsidRPr="0029557B">
          <w:rPr>
            <w:rStyle w:val="PageNumber"/>
            <w:rFonts w:ascii="Times New Roman" w:hAnsi="Times New Roman" w:cs="Times New Roman"/>
            <w:sz w:val="20"/>
            <w:szCs w:val="20"/>
          </w:rPr>
          <w:instrText xml:space="preserve"> PAGE </w:instrText>
        </w:r>
        <w:r w:rsidRPr="0029557B">
          <w:rPr>
            <w:rStyle w:val="PageNumber"/>
            <w:rFonts w:ascii="Times New Roman" w:hAnsi="Times New Roman" w:cs="Times New Roman"/>
            <w:sz w:val="20"/>
            <w:szCs w:val="20"/>
          </w:rPr>
          <w:fldChar w:fldCharType="separate"/>
        </w:r>
        <w:r w:rsidRPr="0029557B">
          <w:rPr>
            <w:rStyle w:val="PageNumber"/>
            <w:rFonts w:ascii="Times New Roman" w:hAnsi="Times New Roman" w:cs="Times New Roman"/>
            <w:noProof/>
            <w:sz w:val="20"/>
            <w:szCs w:val="20"/>
          </w:rPr>
          <w:t>1</w:t>
        </w:r>
        <w:r w:rsidRPr="0029557B">
          <w:rPr>
            <w:rStyle w:val="PageNumber"/>
            <w:rFonts w:ascii="Times New Roman" w:hAnsi="Times New Roman" w:cs="Times New Roman"/>
            <w:sz w:val="20"/>
            <w:szCs w:val="20"/>
          </w:rPr>
          <w:fldChar w:fldCharType="end"/>
        </w:r>
      </w:p>
    </w:sdtContent>
  </w:sdt>
  <w:p w14:paraId="674746D0" w14:textId="77777777" w:rsidR="0029557B" w:rsidRDefault="0029557B" w:rsidP="002955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6F8336" w14:textId="77777777" w:rsidR="0066746C" w:rsidRDefault="0066746C">
      <w:pPr>
        <w:spacing w:after="0" w:line="240" w:lineRule="auto"/>
      </w:pPr>
      <w:r>
        <w:separator/>
      </w:r>
    </w:p>
  </w:footnote>
  <w:footnote w:type="continuationSeparator" w:id="0">
    <w:p w14:paraId="4BB68E55" w14:textId="77777777" w:rsidR="0066746C" w:rsidRDefault="00667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8A00B2" w14:textId="53D4055D" w:rsidR="001D1402" w:rsidRPr="00EE60FF" w:rsidRDefault="007E3CEE" w:rsidP="001D1402">
    <w:pPr>
      <w:pStyle w:val="Header"/>
      <w:jc w:val="right"/>
      <w:rPr>
        <w:rFonts w:ascii="Times New Roman" w:hAnsi="Times New Roman" w:cs="Times New Roman"/>
        <w:sz w:val="20"/>
        <w:szCs w:val="20"/>
      </w:rPr>
    </w:pPr>
    <w:r w:rsidRPr="00EE60FF">
      <w:rPr>
        <w:rFonts w:ascii="Times New Roman" w:hAnsi="Times New Roman" w:cs="Times New Roman"/>
        <w:sz w:val="20"/>
        <w:szCs w:val="20"/>
      </w:rPr>
      <w:t>(</w:t>
    </w:r>
    <w:ins w:id="182" w:author="Burke, Matt" w:date="2020-07-30T15:26:00Z">
      <w:r w:rsidR="0051237A" w:rsidRPr="00EE60FF">
        <w:rPr>
          <w:rFonts w:ascii="Times New Roman" w:hAnsi="Times New Roman" w:cs="Times New Roman"/>
          <w:sz w:val="20"/>
          <w:szCs w:val="20"/>
        </w:rPr>
        <w:t xml:space="preserve">MBS </w:t>
      </w:r>
    </w:ins>
    <w:r w:rsidRPr="00EE60FF">
      <w:rPr>
        <w:rFonts w:ascii="Times New Roman" w:hAnsi="Times New Roman" w:cs="Times New Roman"/>
        <w:sz w:val="20"/>
        <w:szCs w:val="20"/>
      </w:rPr>
      <w:t>DRAFT:</w:t>
    </w:r>
    <w:del w:id="183" w:author="Burke, Matt" w:date="2020-08-06T11:13:00Z">
      <w:r w:rsidRPr="00EE60FF" w:rsidDel="00FE09B0">
        <w:rPr>
          <w:rFonts w:ascii="Times New Roman" w:hAnsi="Times New Roman" w:cs="Times New Roman"/>
          <w:sz w:val="20"/>
          <w:szCs w:val="20"/>
        </w:rPr>
        <w:delText>07</w:delText>
      </w:r>
    </w:del>
    <w:ins w:id="184" w:author="Burke, Matt" w:date="2020-08-06T11:13:00Z">
      <w:r w:rsidR="00FE09B0" w:rsidRPr="00EE60FF">
        <w:rPr>
          <w:rFonts w:ascii="Times New Roman" w:hAnsi="Times New Roman" w:cs="Times New Roman"/>
          <w:sz w:val="20"/>
          <w:szCs w:val="20"/>
        </w:rPr>
        <w:t>08</w:t>
      </w:r>
    </w:ins>
    <w:r w:rsidRPr="00EE60FF">
      <w:rPr>
        <w:rFonts w:ascii="Times New Roman" w:hAnsi="Times New Roman" w:cs="Times New Roman"/>
        <w:sz w:val="20"/>
        <w:szCs w:val="20"/>
      </w:rPr>
      <w:t>/</w:t>
    </w:r>
    <w:del w:id="185" w:author="Burke, Matt" w:date="2020-07-30T15:26:00Z">
      <w:r w:rsidRPr="00EE60FF" w:rsidDel="0051237A">
        <w:rPr>
          <w:rFonts w:ascii="Times New Roman" w:hAnsi="Times New Roman" w:cs="Times New Roman"/>
          <w:sz w:val="20"/>
          <w:szCs w:val="20"/>
        </w:rPr>
        <w:delText>010</w:delText>
      </w:r>
    </w:del>
    <w:ins w:id="186" w:author="Burke, Matt" w:date="2020-08-06T11:13:00Z">
      <w:r w:rsidR="00FE09B0" w:rsidRPr="00EE60FF">
        <w:rPr>
          <w:rFonts w:ascii="Times New Roman" w:hAnsi="Times New Roman" w:cs="Times New Roman"/>
          <w:sz w:val="20"/>
          <w:szCs w:val="20"/>
        </w:rPr>
        <w:t>6</w:t>
      </w:r>
    </w:ins>
    <w:r w:rsidRPr="00EE60FF">
      <w:rPr>
        <w:rFonts w:ascii="Times New Roman" w:hAnsi="Times New Roman" w:cs="Times New Roman"/>
        <w:sz w:val="20"/>
        <w:szCs w:val="20"/>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B72365"/>
    <w:multiLevelType w:val="hybridMultilevel"/>
    <w:tmpl w:val="438240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CC1EF0"/>
    <w:multiLevelType w:val="hybridMultilevel"/>
    <w:tmpl w:val="03E8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urke, Matt">
    <w15:presenceInfo w15:providerId="AD" w15:userId="S::matt.burke@mbs-cc.com::0835a97f-7334-495f-b0d0-e0d9d6ef40fc"/>
  </w15:person>
  <w15:person w15:author="Lincoln, Nicholas">
    <w15:presenceInfo w15:providerId="AD" w15:userId="S::nicholas.lincoln@mbs-cc.com::bf43f127-54ec-4e3a-b34f-bde47e5d9109"/>
  </w15:person>
  <w15:person w15:author="Glenn Johnson">
    <w15:presenceInfo w15:providerId="AD" w15:userId="S::glennj@ipmvs.com::c4c658f5-453d-4f0a-93c3-0e00f39bf751"/>
  </w15:person>
  <w15:person w15:author="michael forrester">
    <w15:presenceInfo w15:providerId="Windows Live" w15:userId="51e9e331b91d65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EE"/>
    <w:rsid w:val="0001492B"/>
    <w:rsid w:val="00022753"/>
    <w:rsid w:val="00070AB9"/>
    <w:rsid w:val="00090FB2"/>
    <w:rsid w:val="000A3B7A"/>
    <w:rsid w:val="000A4EEB"/>
    <w:rsid w:val="000B649F"/>
    <w:rsid w:val="000C2958"/>
    <w:rsid w:val="001040EE"/>
    <w:rsid w:val="001062DA"/>
    <w:rsid w:val="00132F7E"/>
    <w:rsid w:val="001759C0"/>
    <w:rsid w:val="0017796C"/>
    <w:rsid w:val="00180DBE"/>
    <w:rsid w:val="001915D3"/>
    <w:rsid w:val="00195B9E"/>
    <w:rsid w:val="001A04D4"/>
    <w:rsid w:val="001A0822"/>
    <w:rsid w:val="001D3763"/>
    <w:rsid w:val="001E2B57"/>
    <w:rsid w:val="00243C70"/>
    <w:rsid w:val="0026192B"/>
    <w:rsid w:val="0026634E"/>
    <w:rsid w:val="0029557B"/>
    <w:rsid w:val="002A00BD"/>
    <w:rsid w:val="002C01B8"/>
    <w:rsid w:val="002D42D6"/>
    <w:rsid w:val="002E2F73"/>
    <w:rsid w:val="002E6838"/>
    <w:rsid w:val="00300B85"/>
    <w:rsid w:val="00321ADE"/>
    <w:rsid w:val="00322A28"/>
    <w:rsid w:val="0034398A"/>
    <w:rsid w:val="00365D46"/>
    <w:rsid w:val="003661F7"/>
    <w:rsid w:val="003D78E9"/>
    <w:rsid w:val="003F65CA"/>
    <w:rsid w:val="00401054"/>
    <w:rsid w:val="00402F0A"/>
    <w:rsid w:val="0041007C"/>
    <w:rsid w:val="00417898"/>
    <w:rsid w:val="004254B0"/>
    <w:rsid w:val="00441A1C"/>
    <w:rsid w:val="00450AC7"/>
    <w:rsid w:val="00460176"/>
    <w:rsid w:val="00474CFC"/>
    <w:rsid w:val="00486A63"/>
    <w:rsid w:val="004D4EC2"/>
    <w:rsid w:val="004E7C9D"/>
    <w:rsid w:val="0051237A"/>
    <w:rsid w:val="0053448A"/>
    <w:rsid w:val="00552453"/>
    <w:rsid w:val="00554749"/>
    <w:rsid w:val="00582668"/>
    <w:rsid w:val="005A1D71"/>
    <w:rsid w:val="005A2365"/>
    <w:rsid w:val="005B4951"/>
    <w:rsid w:val="005C2F73"/>
    <w:rsid w:val="005C6F6F"/>
    <w:rsid w:val="005E35AD"/>
    <w:rsid w:val="00610C79"/>
    <w:rsid w:val="00614CF5"/>
    <w:rsid w:val="00647148"/>
    <w:rsid w:val="00665686"/>
    <w:rsid w:val="0066746C"/>
    <w:rsid w:val="00683C09"/>
    <w:rsid w:val="006868E4"/>
    <w:rsid w:val="0069275C"/>
    <w:rsid w:val="006A657D"/>
    <w:rsid w:val="006B77F0"/>
    <w:rsid w:val="006D6B98"/>
    <w:rsid w:val="006F32E5"/>
    <w:rsid w:val="006F5E56"/>
    <w:rsid w:val="007076DC"/>
    <w:rsid w:val="00715A03"/>
    <w:rsid w:val="007226B6"/>
    <w:rsid w:val="00744461"/>
    <w:rsid w:val="007546F1"/>
    <w:rsid w:val="007635D1"/>
    <w:rsid w:val="00770569"/>
    <w:rsid w:val="007956C0"/>
    <w:rsid w:val="007A13C8"/>
    <w:rsid w:val="007A69AA"/>
    <w:rsid w:val="007A7E92"/>
    <w:rsid w:val="007E3CEE"/>
    <w:rsid w:val="00865533"/>
    <w:rsid w:val="00867618"/>
    <w:rsid w:val="00891C9B"/>
    <w:rsid w:val="008A0574"/>
    <w:rsid w:val="008B4531"/>
    <w:rsid w:val="008C4A6F"/>
    <w:rsid w:val="008F06EC"/>
    <w:rsid w:val="00914046"/>
    <w:rsid w:val="009A42B4"/>
    <w:rsid w:val="009B7A18"/>
    <w:rsid w:val="009E049D"/>
    <w:rsid w:val="00A46EE3"/>
    <w:rsid w:val="00A518FC"/>
    <w:rsid w:val="00A70706"/>
    <w:rsid w:val="00A70848"/>
    <w:rsid w:val="00A92BAF"/>
    <w:rsid w:val="00AD1AEF"/>
    <w:rsid w:val="00AE52FF"/>
    <w:rsid w:val="00AF672B"/>
    <w:rsid w:val="00B00103"/>
    <w:rsid w:val="00B05FFC"/>
    <w:rsid w:val="00B06A24"/>
    <w:rsid w:val="00B118CD"/>
    <w:rsid w:val="00B15385"/>
    <w:rsid w:val="00B31EB2"/>
    <w:rsid w:val="00B62223"/>
    <w:rsid w:val="00B62B48"/>
    <w:rsid w:val="00B75F16"/>
    <w:rsid w:val="00BE23ED"/>
    <w:rsid w:val="00BF5085"/>
    <w:rsid w:val="00C07E24"/>
    <w:rsid w:val="00C53ED7"/>
    <w:rsid w:val="00C54DB2"/>
    <w:rsid w:val="00C72DC2"/>
    <w:rsid w:val="00C86EFC"/>
    <w:rsid w:val="00CA0878"/>
    <w:rsid w:val="00CA4284"/>
    <w:rsid w:val="00CB536F"/>
    <w:rsid w:val="00CB701E"/>
    <w:rsid w:val="00CB722B"/>
    <w:rsid w:val="00CD16A7"/>
    <w:rsid w:val="00D04D4F"/>
    <w:rsid w:val="00D15007"/>
    <w:rsid w:val="00D4127F"/>
    <w:rsid w:val="00D74917"/>
    <w:rsid w:val="00D75E5A"/>
    <w:rsid w:val="00D77683"/>
    <w:rsid w:val="00DB1C7B"/>
    <w:rsid w:val="00E02648"/>
    <w:rsid w:val="00E04B0B"/>
    <w:rsid w:val="00E07F58"/>
    <w:rsid w:val="00E141F6"/>
    <w:rsid w:val="00E15A08"/>
    <w:rsid w:val="00E23648"/>
    <w:rsid w:val="00E269FA"/>
    <w:rsid w:val="00E302AE"/>
    <w:rsid w:val="00E62151"/>
    <w:rsid w:val="00E65CEA"/>
    <w:rsid w:val="00E77CCD"/>
    <w:rsid w:val="00E9694D"/>
    <w:rsid w:val="00E9728F"/>
    <w:rsid w:val="00EA2C8A"/>
    <w:rsid w:val="00EB0A54"/>
    <w:rsid w:val="00ED3B88"/>
    <w:rsid w:val="00EE4DA3"/>
    <w:rsid w:val="00EE510A"/>
    <w:rsid w:val="00EE60FF"/>
    <w:rsid w:val="00EF68F4"/>
    <w:rsid w:val="00F3011A"/>
    <w:rsid w:val="00F3206B"/>
    <w:rsid w:val="00FD0871"/>
    <w:rsid w:val="00FE09B0"/>
    <w:rsid w:val="00FF2D28"/>
    <w:rsid w:val="00FF7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5D27D"/>
  <w15:chartTrackingRefBased/>
  <w15:docId w15:val="{85FC01EB-8ED9-44A0-9584-A3BC9B15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C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CE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E3CEE"/>
    <w:pPr>
      <w:ind w:left="720"/>
      <w:contextualSpacing/>
    </w:pPr>
  </w:style>
  <w:style w:type="paragraph" w:styleId="Header">
    <w:name w:val="header"/>
    <w:basedOn w:val="Normal"/>
    <w:link w:val="HeaderChar"/>
    <w:uiPriority w:val="99"/>
    <w:unhideWhenUsed/>
    <w:rsid w:val="007E3C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3CEE"/>
  </w:style>
  <w:style w:type="paragraph" w:customStyle="1" w:styleId="p16">
    <w:name w:val="p16"/>
    <w:basedOn w:val="Normal"/>
    <w:rsid w:val="007E3CEE"/>
    <w:pPr>
      <w:tabs>
        <w:tab w:val="left" w:pos="380"/>
      </w:tabs>
      <w:spacing w:after="0" w:line="200" w:lineRule="auto"/>
      <w:ind w:left="680" w:firstLine="288"/>
    </w:pPr>
    <w:rPr>
      <w:rFonts w:ascii="Times New Roman" w:eastAsia="Times New Roman" w:hAnsi="Times New Roman" w:cs="Times New Roman"/>
      <w:sz w:val="24"/>
      <w:szCs w:val="20"/>
    </w:rPr>
  </w:style>
  <w:style w:type="paragraph" w:customStyle="1" w:styleId="t15">
    <w:name w:val="t15"/>
    <w:basedOn w:val="Normal"/>
    <w:rsid w:val="007E3CEE"/>
    <w:pPr>
      <w:spacing w:after="0" w:line="240" w:lineRule="auto"/>
    </w:pPr>
    <w:rPr>
      <w:rFonts w:ascii="Times New Roman" w:eastAsia="Times New Roman" w:hAnsi="Times New Roman" w:cs="Times New Roman"/>
      <w:sz w:val="24"/>
      <w:szCs w:val="20"/>
    </w:rPr>
  </w:style>
  <w:style w:type="paragraph" w:customStyle="1" w:styleId="p17">
    <w:name w:val="p17"/>
    <w:basedOn w:val="Normal"/>
    <w:rsid w:val="007E3CEE"/>
    <w:pPr>
      <w:tabs>
        <w:tab w:val="left" w:pos="2820"/>
      </w:tabs>
      <w:spacing w:after="0" w:line="240" w:lineRule="auto"/>
      <w:ind w:left="2056" w:hanging="2736"/>
    </w:pPr>
    <w:rPr>
      <w:rFonts w:ascii="Times New Roman" w:eastAsia="Times New Roman" w:hAnsi="Times New Roman" w:cs="Times New Roman"/>
      <w:sz w:val="24"/>
      <w:szCs w:val="20"/>
    </w:rPr>
  </w:style>
  <w:style w:type="paragraph" w:customStyle="1" w:styleId="p2">
    <w:name w:val="p2"/>
    <w:basedOn w:val="Normal"/>
    <w:rsid w:val="007E3CEE"/>
    <w:pPr>
      <w:tabs>
        <w:tab w:val="left" w:pos="780"/>
      </w:tabs>
      <w:spacing w:after="0" w:line="200" w:lineRule="auto"/>
    </w:pPr>
    <w:rPr>
      <w:rFonts w:ascii="Times New Roman" w:eastAsia="Times New Roman" w:hAnsi="Times New Roman" w:cs="Times New Roman"/>
      <w:sz w:val="24"/>
      <w:szCs w:val="20"/>
    </w:rPr>
  </w:style>
  <w:style w:type="paragraph" w:customStyle="1" w:styleId="p19">
    <w:name w:val="p19"/>
    <w:basedOn w:val="Normal"/>
    <w:rsid w:val="007E3CEE"/>
    <w:pPr>
      <w:tabs>
        <w:tab w:val="left" w:pos="4700"/>
      </w:tabs>
      <w:spacing w:after="0" w:line="240" w:lineRule="auto"/>
      <w:ind w:left="3960"/>
    </w:pPr>
    <w:rPr>
      <w:rFonts w:ascii="Times New Roman" w:eastAsia="Times New Roman" w:hAnsi="Times New Roman" w:cs="Times New Roman"/>
      <w:sz w:val="24"/>
      <w:szCs w:val="20"/>
    </w:rPr>
  </w:style>
  <w:style w:type="paragraph" w:customStyle="1" w:styleId="c21">
    <w:name w:val="c21"/>
    <w:basedOn w:val="Normal"/>
    <w:rsid w:val="007E3CEE"/>
    <w:pPr>
      <w:spacing w:after="0" w:line="240" w:lineRule="auto"/>
      <w:jc w:val="center"/>
    </w:pPr>
    <w:rPr>
      <w:rFonts w:ascii="Times New Roman" w:eastAsia="Times New Roman" w:hAnsi="Times New Roman" w:cs="Times New Roman"/>
      <w:sz w:val="24"/>
      <w:szCs w:val="20"/>
    </w:rPr>
  </w:style>
  <w:style w:type="paragraph" w:customStyle="1" w:styleId="p22">
    <w:name w:val="p22"/>
    <w:basedOn w:val="Normal"/>
    <w:rsid w:val="007E3CEE"/>
    <w:pPr>
      <w:tabs>
        <w:tab w:val="left" w:pos="780"/>
      </w:tabs>
      <w:spacing w:after="0" w:line="480" w:lineRule="auto"/>
      <w:jc w:val="both"/>
    </w:pPr>
    <w:rPr>
      <w:rFonts w:ascii="Times New Roman" w:eastAsia="Times New Roman" w:hAnsi="Times New Roman" w:cs="Times New Roman"/>
      <w:sz w:val="24"/>
      <w:szCs w:val="20"/>
    </w:rPr>
  </w:style>
  <w:style w:type="paragraph" w:customStyle="1" w:styleId="t20">
    <w:name w:val="t20"/>
    <w:basedOn w:val="Normal"/>
    <w:rsid w:val="007E3CEE"/>
    <w:pPr>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7546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6F1"/>
    <w:rPr>
      <w:rFonts w:ascii="Segoe UI" w:hAnsi="Segoe UI" w:cs="Segoe UI"/>
      <w:sz w:val="18"/>
      <w:szCs w:val="18"/>
    </w:rPr>
  </w:style>
  <w:style w:type="character" w:styleId="CommentReference">
    <w:name w:val="annotation reference"/>
    <w:basedOn w:val="DefaultParagraphFont"/>
    <w:uiPriority w:val="99"/>
    <w:semiHidden/>
    <w:unhideWhenUsed/>
    <w:rsid w:val="0051237A"/>
    <w:rPr>
      <w:sz w:val="16"/>
      <w:szCs w:val="16"/>
    </w:rPr>
  </w:style>
  <w:style w:type="paragraph" w:styleId="CommentText">
    <w:name w:val="annotation text"/>
    <w:basedOn w:val="Normal"/>
    <w:link w:val="CommentTextChar"/>
    <w:uiPriority w:val="99"/>
    <w:semiHidden/>
    <w:unhideWhenUsed/>
    <w:rsid w:val="0051237A"/>
    <w:pPr>
      <w:spacing w:line="240" w:lineRule="auto"/>
    </w:pPr>
    <w:rPr>
      <w:sz w:val="20"/>
      <w:szCs w:val="20"/>
    </w:rPr>
  </w:style>
  <w:style w:type="character" w:customStyle="1" w:styleId="CommentTextChar">
    <w:name w:val="Comment Text Char"/>
    <w:basedOn w:val="DefaultParagraphFont"/>
    <w:link w:val="CommentText"/>
    <w:uiPriority w:val="99"/>
    <w:semiHidden/>
    <w:rsid w:val="0051237A"/>
    <w:rPr>
      <w:sz w:val="20"/>
      <w:szCs w:val="20"/>
    </w:rPr>
  </w:style>
  <w:style w:type="paragraph" w:styleId="CommentSubject">
    <w:name w:val="annotation subject"/>
    <w:basedOn w:val="CommentText"/>
    <w:next w:val="CommentText"/>
    <w:link w:val="CommentSubjectChar"/>
    <w:uiPriority w:val="99"/>
    <w:semiHidden/>
    <w:unhideWhenUsed/>
    <w:rsid w:val="0051237A"/>
    <w:rPr>
      <w:b/>
      <w:bCs/>
    </w:rPr>
  </w:style>
  <w:style w:type="character" w:customStyle="1" w:styleId="CommentSubjectChar">
    <w:name w:val="Comment Subject Char"/>
    <w:basedOn w:val="CommentTextChar"/>
    <w:link w:val="CommentSubject"/>
    <w:uiPriority w:val="99"/>
    <w:semiHidden/>
    <w:rsid w:val="0051237A"/>
    <w:rPr>
      <w:b/>
      <w:bCs/>
      <w:sz w:val="20"/>
      <w:szCs w:val="20"/>
    </w:rPr>
  </w:style>
  <w:style w:type="paragraph" w:styleId="Footer">
    <w:name w:val="footer"/>
    <w:basedOn w:val="Normal"/>
    <w:link w:val="FooterChar"/>
    <w:uiPriority w:val="99"/>
    <w:unhideWhenUsed/>
    <w:rsid w:val="005123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37A"/>
  </w:style>
  <w:style w:type="paragraph" w:styleId="Revision">
    <w:name w:val="Revision"/>
    <w:hidden/>
    <w:uiPriority w:val="99"/>
    <w:semiHidden/>
    <w:rsid w:val="00474CFC"/>
    <w:pPr>
      <w:spacing w:after="0" w:line="240" w:lineRule="auto"/>
    </w:pPr>
  </w:style>
  <w:style w:type="character" w:styleId="PageNumber">
    <w:name w:val="page number"/>
    <w:basedOn w:val="DefaultParagraphFont"/>
    <w:uiPriority w:val="99"/>
    <w:semiHidden/>
    <w:unhideWhenUsed/>
    <w:rsid w:val="00295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5093CD48EBF344B8F4488C748D5C045" ma:contentTypeVersion="10" ma:contentTypeDescription="Ein neues Dokument erstellen." ma:contentTypeScope="" ma:versionID="10b9a1a4a02d1e20d22d5a2d9caa8ed0">
  <xsd:schema xmlns:xsd="http://www.w3.org/2001/XMLSchema" xmlns:xs="http://www.w3.org/2001/XMLSchema" xmlns:p="http://schemas.microsoft.com/office/2006/metadata/properties" xmlns:ns3="d8bbcf55-e224-4026-b446-5e7199deeaa8" targetNamespace="http://schemas.microsoft.com/office/2006/metadata/properties" ma:root="true" ma:fieldsID="5093c0417450cfabd8a9299d459c908b" ns3:_="">
    <xsd:import namespace="d8bbcf55-e224-4026-b446-5e7199deeaa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Location" minOccurs="0"/>
                <xsd:element ref="ns3:MediaServiceGenerationTime" minOccurs="0"/>
                <xsd:element ref="ns3:MediaServiceEventHashCode"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bcf55-e224-4026-b446-5e7199deea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18D444-C17E-4EF7-A3EA-869385D04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bcf55-e224-4026-b446-5e7199deea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FE5AF-34C3-4A98-9A99-2AC2A53565AA}">
  <ds:schemaRefs>
    <ds:schemaRef ds:uri="http://schemas.openxmlformats.org/officeDocument/2006/bibliography"/>
  </ds:schemaRefs>
</ds:datastoreItem>
</file>

<file path=customXml/itemProps3.xml><?xml version="1.0" encoding="utf-8"?>
<ds:datastoreItem xmlns:ds="http://schemas.openxmlformats.org/officeDocument/2006/customXml" ds:itemID="{629E6D53-9F08-429B-B2B2-E14EA5AF1E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34D60A-2EFA-40D0-9FAD-055A84FDB7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3418</Words>
  <Characters>19484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Forrester</dc:creator>
  <cp:keywords/>
  <dc:description/>
  <cp:lastModifiedBy>Nacu Hernandez</cp:lastModifiedBy>
  <cp:revision>2</cp:revision>
  <dcterms:created xsi:type="dcterms:W3CDTF">2020-09-10T19:16:00Z</dcterms:created>
  <dcterms:modified xsi:type="dcterms:W3CDTF">2020-09-10T19:16:00Z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0x010100F5093CD48EBF344B8F4488C748D5C045</vt:lpwstr>
  </property>
</Properties>
</file>