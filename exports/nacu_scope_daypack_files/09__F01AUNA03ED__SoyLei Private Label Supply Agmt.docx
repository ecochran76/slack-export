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19FC40" w14:textId="6043070E" w:rsidR="001E0293" w:rsidRPr="00285796" w:rsidRDefault="00F449B4" w:rsidP="00285796">
      <w:pPr>
        <w:ind w:right="900"/>
        <w:jc w:val="both"/>
        <w:rPr>
          <w:b/>
          <w:sz w:val="22"/>
          <w:szCs w:val="22"/>
          <w:u w:val="single"/>
        </w:rPr>
      </w:pPr>
      <w:ins w:id="0" w:author="Burke, Matt" w:date="2020-07-31T09:16:00Z">
        <w:r w:rsidRPr="00285796">
          <w:rPr>
            <w:b/>
            <w:sz w:val="22"/>
            <w:szCs w:val="22"/>
            <w:u w:val="single"/>
          </w:rPr>
          <w:t xml:space="preserve"> </w:t>
        </w:r>
      </w:ins>
    </w:p>
    <w:p w14:paraId="7FB2F2CC" w14:textId="77777777" w:rsidR="00AF3231" w:rsidRPr="00285796" w:rsidRDefault="001E0293" w:rsidP="00285796">
      <w:pPr>
        <w:jc w:val="center"/>
        <w:rPr>
          <w:b/>
          <w:sz w:val="28"/>
          <w:szCs w:val="28"/>
        </w:rPr>
      </w:pPr>
      <w:r w:rsidRPr="00285796">
        <w:rPr>
          <w:b/>
          <w:sz w:val="28"/>
          <w:szCs w:val="28"/>
        </w:rPr>
        <w:t>PRIVATE LABEL SUPPLY AGREEMENT</w:t>
      </w:r>
    </w:p>
    <w:p w14:paraId="0F19786B" w14:textId="77777777" w:rsidR="00AF3231" w:rsidRPr="00285796" w:rsidRDefault="00AF3231" w:rsidP="00285796">
      <w:pPr>
        <w:jc w:val="both"/>
        <w:rPr>
          <w:sz w:val="22"/>
          <w:szCs w:val="22"/>
        </w:rPr>
      </w:pPr>
    </w:p>
    <w:p w14:paraId="5F2D6188" w14:textId="0FA0A8F2" w:rsidR="0060352E" w:rsidRPr="00285796" w:rsidRDefault="0060352E" w:rsidP="00285796">
      <w:pPr>
        <w:jc w:val="both"/>
        <w:rPr>
          <w:sz w:val="22"/>
          <w:szCs w:val="22"/>
        </w:rPr>
      </w:pPr>
      <w:r w:rsidRPr="00285796">
        <w:rPr>
          <w:sz w:val="22"/>
          <w:szCs w:val="22"/>
        </w:rPr>
        <w:tab/>
        <w:t xml:space="preserve">THIS PRIVATE LABEL SUPPLY AGREEMENT (the "Agreement") is made this </w:t>
      </w:r>
      <w:r w:rsidR="00326FD6" w:rsidRPr="00285796">
        <w:rPr>
          <w:sz w:val="22"/>
          <w:szCs w:val="22"/>
        </w:rPr>
        <w:t xml:space="preserve">____ </w:t>
      </w:r>
      <w:r w:rsidRPr="00285796">
        <w:rPr>
          <w:sz w:val="22"/>
          <w:szCs w:val="22"/>
        </w:rPr>
        <w:t xml:space="preserve">day of </w:t>
      </w:r>
      <w:ins w:id="1" w:author="Glenn Johnson" w:date="2020-09-10T08:44:00Z">
        <w:r w:rsidR="008F2AA0" w:rsidRPr="00285796">
          <w:rPr>
            <w:sz w:val="22"/>
            <w:szCs w:val="22"/>
          </w:rPr>
          <w:t>September</w:t>
        </w:r>
      </w:ins>
      <w:del w:id="2" w:author="Glenn Johnson" w:date="2020-09-10T08:44:00Z">
        <w:r w:rsidR="00C00E6F" w:rsidRPr="00285796" w:rsidDel="008F2AA0">
          <w:rPr>
            <w:sz w:val="22"/>
            <w:szCs w:val="22"/>
          </w:rPr>
          <w:delText>July</w:delText>
        </w:r>
      </w:del>
      <w:r w:rsidRPr="00285796">
        <w:rPr>
          <w:sz w:val="22"/>
          <w:szCs w:val="22"/>
        </w:rPr>
        <w:t xml:space="preserve">, </w:t>
      </w:r>
      <w:r w:rsidR="00C00E6F" w:rsidRPr="00285796">
        <w:rPr>
          <w:sz w:val="22"/>
          <w:szCs w:val="22"/>
        </w:rPr>
        <w:t xml:space="preserve">2020 </w:t>
      </w:r>
      <w:r w:rsidRPr="00285796">
        <w:rPr>
          <w:sz w:val="22"/>
          <w:szCs w:val="22"/>
        </w:rPr>
        <w:t xml:space="preserve">(the "Effective Date"), by and between </w:t>
      </w:r>
      <w:r w:rsidR="00C00E6F" w:rsidRPr="00285796">
        <w:rPr>
          <w:sz w:val="22"/>
          <w:szCs w:val="22"/>
        </w:rPr>
        <w:t xml:space="preserve">Master Builders Solutions US LLC (by and through its </w:t>
      </w:r>
      <w:proofErr w:type="spellStart"/>
      <w:r w:rsidR="00C00E6F" w:rsidRPr="00285796">
        <w:rPr>
          <w:sz w:val="22"/>
          <w:szCs w:val="22"/>
        </w:rPr>
        <w:t>Colorbiotics</w:t>
      </w:r>
      <w:proofErr w:type="spellEnd"/>
      <w:r w:rsidR="00C00E6F" w:rsidRPr="00285796">
        <w:rPr>
          <w:sz w:val="22"/>
          <w:szCs w:val="22"/>
        </w:rPr>
        <w:t>® business line)</w:t>
      </w:r>
      <w:r w:rsidRPr="00285796">
        <w:rPr>
          <w:sz w:val="22"/>
          <w:szCs w:val="22"/>
        </w:rPr>
        <w:t xml:space="preserve">, a Delaware </w:t>
      </w:r>
      <w:r w:rsidR="006F61FF" w:rsidRPr="00285796">
        <w:rPr>
          <w:sz w:val="22"/>
          <w:szCs w:val="22"/>
        </w:rPr>
        <w:t>limited liability company</w:t>
      </w:r>
      <w:r w:rsidRPr="00285796">
        <w:rPr>
          <w:sz w:val="22"/>
          <w:szCs w:val="22"/>
        </w:rPr>
        <w:t xml:space="preserve">, with offices located </w:t>
      </w:r>
      <w:r w:rsidR="006F61FF" w:rsidRPr="00285796">
        <w:rPr>
          <w:sz w:val="22"/>
          <w:szCs w:val="22"/>
        </w:rPr>
        <w:t xml:space="preserve">at </w:t>
      </w:r>
      <w:r w:rsidR="00D50D47" w:rsidRPr="00285796">
        <w:rPr>
          <w:sz w:val="22"/>
          <w:szCs w:val="22"/>
        </w:rPr>
        <w:t>1725 Dayton Avenue, Ames, IA 50010</w:t>
      </w:r>
      <w:r w:rsidRPr="00285796">
        <w:rPr>
          <w:sz w:val="22"/>
          <w:szCs w:val="22"/>
        </w:rPr>
        <w:t xml:space="preserve"> (hereinafter referred to as “Buyer”</w:t>
      </w:r>
      <w:r w:rsidR="00146851" w:rsidRPr="00285796">
        <w:rPr>
          <w:sz w:val="22"/>
          <w:szCs w:val="22"/>
        </w:rPr>
        <w:t xml:space="preserve"> or “</w:t>
      </w:r>
      <w:r w:rsidR="00C00E6F" w:rsidRPr="00285796">
        <w:rPr>
          <w:sz w:val="22"/>
          <w:szCs w:val="22"/>
        </w:rPr>
        <w:t>MBS</w:t>
      </w:r>
      <w:r w:rsidR="00146851" w:rsidRPr="00285796">
        <w:rPr>
          <w:sz w:val="22"/>
          <w:szCs w:val="22"/>
        </w:rPr>
        <w:t>”</w:t>
      </w:r>
      <w:r w:rsidRPr="00285796">
        <w:rPr>
          <w:sz w:val="22"/>
          <w:szCs w:val="22"/>
        </w:rPr>
        <w:t xml:space="preserve">) and </w:t>
      </w:r>
      <w:r w:rsidR="00C00E6F" w:rsidRPr="00285796">
        <w:rPr>
          <w:sz w:val="22"/>
          <w:szCs w:val="22"/>
        </w:rPr>
        <w:t>So</w:t>
      </w:r>
      <w:r w:rsidR="00FD7157" w:rsidRPr="00285796">
        <w:rPr>
          <w:sz w:val="22"/>
          <w:szCs w:val="22"/>
        </w:rPr>
        <w:t>y</w:t>
      </w:r>
      <w:r w:rsidR="00C00E6F" w:rsidRPr="00285796">
        <w:rPr>
          <w:sz w:val="22"/>
          <w:szCs w:val="22"/>
        </w:rPr>
        <w:t>Le</w:t>
      </w:r>
      <w:r w:rsidR="00FD7157" w:rsidRPr="00285796">
        <w:rPr>
          <w:sz w:val="22"/>
          <w:szCs w:val="22"/>
        </w:rPr>
        <w:t>i</w:t>
      </w:r>
      <w:r w:rsidR="00C00E6F" w:rsidRPr="00285796">
        <w:rPr>
          <w:sz w:val="22"/>
          <w:szCs w:val="22"/>
        </w:rPr>
        <w:t xml:space="preserve"> Technologies, a _________ corporation, with offices located at </w:t>
      </w:r>
      <w:r w:rsidR="00314596" w:rsidRPr="00285796">
        <w:rPr>
          <w:sz w:val="22"/>
          <w:szCs w:val="22"/>
        </w:rPr>
        <w:t>812 Ashworth Rd, West Des Moines, IA 50265 (hereinafter referred to as “Seller” or SLI).</w:t>
      </w:r>
    </w:p>
    <w:p w14:paraId="6B03953D" w14:textId="180ED029" w:rsidR="0060352E" w:rsidRPr="00285796" w:rsidRDefault="0060352E" w:rsidP="00285796">
      <w:pPr>
        <w:pStyle w:val="BodyText"/>
        <w:rPr>
          <w:sz w:val="22"/>
          <w:szCs w:val="22"/>
        </w:rPr>
      </w:pPr>
    </w:p>
    <w:p w14:paraId="3736CAE1" w14:textId="77777777" w:rsidR="009F4292" w:rsidRPr="00285796" w:rsidRDefault="009F4292" w:rsidP="00285796">
      <w:pPr>
        <w:pStyle w:val="BodyText"/>
        <w:rPr>
          <w:sz w:val="22"/>
          <w:szCs w:val="22"/>
        </w:rPr>
      </w:pPr>
      <w:r w:rsidRPr="00285796">
        <w:rPr>
          <w:sz w:val="22"/>
          <w:szCs w:val="22"/>
        </w:rPr>
        <w:t xml:space="preserve">Referenced Documents: </w:t>
      </w:r>
    </w:p>
    <w:p w14:paraId="418AF56F" w14:textId="032A1CB4" w:rsidR="009F4292" w:rsidRPr="00285796" w:rsidRDefault="009F4292" w:rsidP="00285796">
      <w:pPr>
        <w:pStyle w:val="BodyText"/>
        <w:numPr>
          <w:ilvl w:val="0"/>
          <w:numId w:val="20"/>
        </w:numPr>
        <w:rPr>
          <w:sz w:val="22"/>
          <w:szCs w:val="22"/>
        </w:rPr>
      </w:pPr>
      <w:r w:rsidRPr="00285796">
        <w:rPr>
          <w:sz w:val="22"/>
          <w:szCs w:val="22"/>
        </w:rPr>
        <w:t>Non-Exclusive Sublicense Agreement (Master Agreement of all Dependent Agreements Including this one)</w:t>
      </w:r>
    </w:p>
    <w:p w14:paraId="1FE7A64D" w14:textId="316D2DDB" w:rsidR="009F4292" w:rsidRPr="00285796" w:rsidRDefault="009F4292" w:rsidP="00285796">
      <w:pPr>
        <w:pStyle w:val="BodyText"/>
        <w:numPr>
          <w:ilvl w:val="0"/>
          <w:numId w:val="20"/>
        </w:numPr>
        <w:rPr>
          <w:sz w:val="22"/>
          <w:szCs w:val="22"/>
        </w:rPr>
      </w:pPr>
      <w:r w:rsidRPr="00285796">
        <w:rPr>
          <w:sz w:val="22"/>
          <w:szCs w:val="22"/>
        </w:rPr>
        <w:t>Consulting Agreement (Dependent Agreement)</w:t>
      </w:r>
    </w:p>
    <w:p w14:paraId="03814883" w14:textId="77777777" w:rsidR="005D7E27" w:rsidRPr="00285796" w:rsidRDefault="005D7E27" w:rsidP="00285796">
      <w:pPr>
        <w:jc w:val="both"/>
        <w:rPr>
          <w:sz w:val="22"/>
          <w:szCs w:val="22"/>
        </w:rPr>
      </w:pPr>
    </w:p>
    <w:p w14:paraId="11C78D1A" w14:textId="77777777" w:rsidR="00AF3231" w:rsidRPr="00285796" w:rsidRDefault="00AF3231" w:rsidP="00285796">
      <w:pPr>
        <w:pStyle w:val="BodyText"/>
        <w:rPr>
          <w:sz w:val="22"/>
          <w:szCs w:val="22"/>
        </w:rPr>
      </w:pPr>
      <w:r w:rsidRPr="00285796">
        <w:rPr>
          <w:b/>
          <w:sz w:val="22"/>
          <w:szCs w:val="22"/>
        </w:rPr>
        <w:t>RECITALS</w:t>
      </w:r>
    </w:p>
    <w:p w14:paraId="2F7CEB2C" w14:textId="77777777" w:rsidR="00AF3231" w:rsidRPr="00285796" w:rsidRDefault="00AF3231" w:rsidP="00285796">
      <w:pPr>
        <w:jc w:val="both"/>
        <w:rPr>
          <w:sz w:val="22"/>
          <w:szCs w:val="22"/>
        </w:rPr>
      </w:pPr>
    </w:p>
    <w:p w14:paraId="6656D0D2" w14:textId="61339A1E" w:rsidR="00AF3231" w:rsidRPr="00285796" w:rsidRDefault="00AF3231" w:rsidP="00285796">
      <w:pPr>
        <w:numPr>
          <w:ilvl w:val="0"/>
          <w:numId w:val="12"/>
        </w:numPr>
        <w:tabs>
          <w:tab w:val="clear" w:pos="1125"/>
          <w:tab w:val="num" w:pos="0"/>
        </w:tabs>
        <w:ind w:left="0" w:firstLine="0"/>
        <w:jc w:val="both"/>
        <w:rPr>
          <w:sz w:val="22"/>
          <w:szCs w:val="22"/>
        </w:rPr>
      </w:pPr>
      <w:r w:rsidRPr="00285796">
        <w:rPr>
          <w:sz w:val="22"/>
          <w:szCs w:val="22"/>
        </w:rPr>
        <w:t xml:space="preserve">Buyer desires to purchase from Seller certain </w:t>
      </w:r>
      <w:r w:rsidR="00D02ED4" w:rsidRPr="00285796">
        <w:rPr>
          <w:sz w:val="22"/>
          <w:szCs w:val="22"/>
        </w:rPr>
        <w:t>P</w:t>
      </w:r>
      <w:r w:rsidRPr="00285796">
        <w:rPr>
          <w:sz w:val="22"/>
          <w:szCs w:val="22"/>
        </w:rPr>
        <w:t xml:space="preserve">roducts as more fully described on </w:t>
      </w:r>
      <w:r w:rsidRPr="00285796">
        <w:rPr>
          <w:sz w:val="22"/>
          <w:szCs w:val="22"/>
          <w:u w:val="single"/>
        </w:rPr>
        <w:t>Exhibit A</w:t>
      </w:r>
      <w:r w:rsidRPr="00285796">
        <w:rPr>
          <w:sz w:val="22"/>
          <w:szCs w:val="22"/>
        </w:rPr>
        <w:t xml:space="preserve"> attached hereto for incorporation into Buyer's </w:t>
      </w:r>
      <w:r w:rsidR="0060352E" w:rsidRPr="00285796">
        <w:rPr>
          <w:sz w:val="22"/>
          <w:szCs w:val="22"/>
        </w:rPr>
        <w:t xml:space="preserve">global </w:t>
      </w:r>
      <w:r w:rsidRPr="00285796">
        <w:rPr>
          <w:sz w:val="22"/>
          <w:szCs w:val="22"/>
        </w:rPr>
        <w:t>product line under Buyer’s private label; and</w:t>
      </w:r>
    </w:p>
    <w:p w14:paraId="2B960053" w14:textId="77777777" w:rsidR="00AF3231" w:rsidRPr="00285796" w:rsidRDefault="00AF3231" w:rsidP="00285796">
      <w:pPr>
        <w:ind w:left="720"/>
        <w:jc w:val="both"/>
        <w:rPr>
          <w:sz w:val="22"/>
          <w:szCs w:val="22"/>
        </w:rPr>
      </w:pPr>
    </w:p>
    <w:p w14:paraId="3497498B" w14:textId="13AC6172" w:rsidR="00AF3231" w:rsidRPr="00285796" w:rsidRDefault="00AF3231" w:rsidP="00285796">
      <w:pPr>
        <w:numPr>
          <w:ilvl w:val="0"/>
          <w:numId w:val="12"/>
        </w:numPr>
        <w:tabs>
          <w:tab w:val="clear" w:pos="1125"/>
        </w:tabs>
        <w:ind w:left="0" w:firstLine="0"/>
        <w:jc w:val="both"/>
        <w:rPr>
          <w:sz w:val="22"/>
          <w:szCs w:val="22"/>
        </w:rPr>
      </w:pPr>
      <w:r w:rsidRPr="00285796">
        <w:rPr>
          <w:sz w:val="22"/>
          <w:szCs w:val="22"/>
        </w:rPr>
        <w:t>Sell</w:t>
      </w:r>
      <w:r w:rsidR="004A2955" w:rsidRPr="00285796">
        <w:rPr>
          <w:sz w:val="22"/>
          <w:szCs w:val="22"/>
        </w:rPr>
        <w:t xml:space="preserve">er agrees to sell such </w:t>
      </w:r>
      <w:r w:rsidR="00C00E6F" w:rsidRPr="00285796">
        <w:rPr>
          <w:sz w:val="22"/>
          <w:szCs w:val="22"/>
        </w:rPr>
        <w:t xml:space="preserve">Products </w:t>
      </w:r>
      <w:r w:rsidR="0060352E" w:rsidRPr="00285796">
        <w:rPr>
          <w:sz w:val="22"/>
          <w:szCs w:val="22"/>
        </w:rPr>
        <w:t xml:space="preserve">on an exclusive basis </w:t>
      </w:r>
      <w:r w:rsidRPr="00285796">
        <w:rPr>
          <w:sz w:val="22"/>
          <w:szCs w:val="22"/>
        </w:rPr>
        <w:t>to Buyer</w:t>
      </w:r>
      <w:r w:rsidR="00092EF0" w:rsidRPr="00285796">
        <w:rPr>
          <w:sz w:val="22"/>
          <w:szCs w:val="22"/>
        </w:rPr>
        <w:t xml:space="preserve"> and Buyer agrees to purchase such products from Seller on an exclusive basis</w:t>
      </w:r>
      <w:r w:rsidRPr="00285796">
        <w:rPr>
          <w:sz w:val="22"/>
          <w:szCs w:val="22"/>
        </w:rPr>
        <w:t xml:space="preserve"> on the terms specified below.</w:t>
      </w:r>
    </w:p>
    <w:p w14:paraId="2AED27B9" w14:textId="77777777" w:rsidR="00AF3231" w:rsidRPr="00285796" w:rsidRDefault="00AF3231" w:rsidP="00285796">
      <w:pPr>
        <w:jc w:val="both"/>
        <w:rPr>
          <w:sz w:val="22"/>
          <w:szCs w:val="22"/>
        </w:rPr>
      </w:pPr>
    </w:p>
    <w:p w14:paraId="6719AFF5" w14:textId="77777777" w:rsidR="00AF3231" w:rsidRPr="00285796" w:rsidRDefault="00AF3231" w:rsidP="00285796">
      <w:pPr>
        <w:jc w:val="both"/>
        <w:rPr>
          <w:sz w:val="22"/>
          <w:szCs w:val="22"/>
        </w:rPr>
      </w:pPr>
      <w:r w:rsidRPr="00285796">
        <w:rPr>
          <w:sz w:val="22"/>
          <w:szCs w:val="22"/>
        </w:rPr>
        <w:tab/>
        <w:t xml:space="preserve">NOW, </w:t>
      </w:r>
      <w:r w:rsidR="005D7E27" w:rsidRPr="00285796">
        <w:rPr>
          <w:sz w:val="22"/>
          <w:szCs w:val="22"/>
        </w:rPr>
        <w:t>THEREFORE</w:t>
      </w:r>
      <w:r w:rsidRPr="00285796">
        <w:rPr>
          <w:sz w:val="22"/>
          <w:szCs w:val="22"/>
        </w:rPr>
        <w:t>, for good and valuable consideration, the receipt and sufficiency of which are hereby acknowledged, Buyer and Seller agree as follows:</w:t>
      </w:r>
    </w:p>
    <w:p w14:paraId="5F803C58" w14:textId="77777777" w:rsidR="00AF3231" w:rsidRPr="00285796" w:rsidRDefault="00AF3231" w:rsidP="00285796">
      <w:pPr>
        <w:jc w:val="both"/>
        <w:rPr>
          <w:sz w:val="22"/>
          <w:szCs w:val="22"/>
        </w:rPr>
      </w:pPr>
    </w:p>
    <w:p w14:paraId="5597DCDA" w14:textId="07DD3743" w:rsidR="00AF3231" w:rsidRPr="00285796" w:rsidRDefault="00AF3231" w:rsidP="00285796">
      <w:pPr>
        <w:tabs>
          <w:tab w:val="left" w:pos="720"/>
        </w:tabs>
        <w:ind w:left="1440" w:hanging="1440"/>
        <w:jc w:val="both"/>
        <w:rPr>
          <w:sz w:val="22"/>
          <w:szCs w:val="22"/>
        </w:rPr>
      </w:pPr>
      <w:r w:rsidRPr="00285796">
        <w:rPr>
          <w:sz w:val="22"/>
          <w:szCs w:val="22"/>
        </w:rPr>
        <w:tab/>
        <w:t>1.</w:t>
      </w:r>
      <w:r w:rsidRPr="00285796">
        <w:rPr>
          <w:sz w:val="22"/>
          <w:szCs w:val="22"/>
        </w:rPr>
        <w:tab/>
      </w:r>
      <w:r w:rsidRPr="00285796">
        <w:rPr>
          <w:sz w:val="22"/>
          <w:szCs w:val="22"/>
          <w:u w:val="single"/>
        </w:rPr>
        <w:t>Definitions</w:t>
      </w:r>
      <w:r w:rsidRPr="00285796">
        <w:rPr>
          <w:sz w:val="22"/>
          <w:szCs w:val="22"/>
        </w:rPr>
        <w:t>.  As used herein, the term</w:t>
      </w:r>
      <w:ins w:id="3" w:author="Michael Forrester" w:date="2020-07-08T16:32:00Z">
        <w:r w:rsidR="009F4292" w:rsidRPr="00285796">
          <w:rPr>
            <w:sz w:val="22"/>
            <w:szCs w:val="22"/>
          </w:rPr>
          <w:t>s</w:t>
        </w:r>
      </w:ins>
      <w:r w:rsidRPr="00285796">
        <w:rPr>
          <w:sz w:val="22"/>
          <w:szCs w:val="22"/>
        </w:rPr>
        <w:t xml:space="preserve"> “Product” </w:t>
      </w:r>
      <w:ins w:id="4" w:author="Michael Forrester" w:date="2020-07-08T16:32:00Z">
        <w:r w:rsidR="009F4292" w:rsidRPr="00285796">
          <w:rPr>
            <w:sz w:val="22"/>
            <w:szCs w:val="22"/>
          </w:rPr>
          <w:t xml:space="preserve">and “Finished Product” </w:t>
        </w:r>
      </w:ins>
      <w:r w:rsidR="00D44406" w:rsidRPr="00285796">
        <w:rPr>
          <w:sz w:val="22"/>
          <w:szCs w:val="22"/>
        </w:rPr>
        <w:t xml:space="preserve">will </w:t>
      </w:r>
      <w:r w:rsidRPr="00285796">
        <w:rPr>
          <w:sz w:val="22"/>
          <w:szCs w:val="22"/>
        </w:rPr>
        <w:t xml:space="preserve">have the meaning set forth in </w:t>
      </w:r>
      <w:r w:rsidRPr="00285796">
        <w:rPr>
          <w:sz w:val="22"/>
          <w:szCs w:val="22"/>
          <w:u w:val="single"/>
        </w:rPr>
        <w:t>Exhibit A</w:t>
      </w:r>
      <w:r w:rsidRPr="00285796">
        <w:rPr>
          <w:sz w:val="22"/>
          <w:szCs w:val="22"/>
        </w:rPr>
        <w:t>, attached hereto and by reference made a part hereof.  All other capitalized terms have the meanings ascribed to them within this Agreement.</w:t>
      </w:r>
    </w:p>
    <w:p w14:paraId="3E006BB7" w14:textId="77777777" w:rsidR="00AF3231" w:rsidRPr="00285796" w:rsidRDefault="00AF3231" w:rsidP="00285796">
      <w:pPr>
        <w:tabs>
          <w:tab w:val="left" w:pos="720"/>
        </w:tabs>
        <w:ind w:left="1440" w:hanging="1440"/>
        <w:jc w:val="both"/>
        <w:rPr>
          <w:sz w:val="22"/>
          <w:szCs w:val="22"/>
        </w:rPr>
      </w:pPr>
    </w:p>
    <w:p w14:paraId="31312120" w14:textId="77777777" w:rsidR="006C1984" w:rsidRPr="00285796" w:rsidRDefault="00AF3231" w:rsidP="00285796">
      <w:pPr>
        <w:tabs>
          <w:tab w:val="left" w:pos="720"/>
        </w:tabs>
        <w:ind w:left="1440" w:hanging="1440"/>
        <w:jc w:val="both"/>
        <w:rPr>
          <w:sz w:val="22"/>
          <w:szCs w:val="22"/>
        </w:rPr>
      </w:pPr>
      <w:r w:rsidRPr="00285796">
        <w:rPr>
          <w:sz w:val="22"/>
          <w:szCs w:val="22"/>
        </w:rPr>
        <w:tab/>
        <w:t>2.</w:t>
      </w:r>
      <w:r w:rsidRPr="00285796">
        <w:rPr>
          <w:sz w:val="22"/>
          <w:szCs w:val="22"/>
        </w:rPr>
        <w:tab/>
      </w:r>
      <w:r w:rsidR="003E51E4" w:rsidRPr="00285796">
        <w:rPr>
          <w:sz w:val="22"/>
          <w:szCs w:val="22"/>
          <w:u w:val="single"/>
        </w:rPr>
        <w:t xml:space="preserve">Purchase and Sale: </w:t>
      </w:r>
      <w:r w:rsidRPr="00285796">
        <w:rPr>
          <w:sz w:val="22"/>
          <w:szCs w:val="22"/>
          <w:u w:val="single"/>
        </w:rPr>
        <w:t>Price and Terms</w:t>
      </w:r>
      <w:r w:rsidR="006C1984" w:rsidRPr="00285796">
        <w:rPr>
          <w:sz w:val="22"/>
          <w:szCs w:val="22"/>
        </w:rPr>
        <w:t>.</w:t>
      </w:r>
    </w:p>
    <w:p w14:paraId="44D093B4" w14:textId="77777777" w:rsidR="006B1E50" w:rsidRPr="00285796" w:rsidRDefault="006B1E50" w:rsidP="00285796">
      <w:pPr>
        <w:tabs>
          <w:tab w:val="left" w:pos="720"/>
        </w:tabs>
        <w:ind w:left="1440" w:hanging="1440"/>
        <w:jc w:val="both"/>
        <w:rPr>
          <w:b/>
          <w:sz w:val="22"/>
          <w:szCs w:val="22"/>
        </w:rPr>
      </w:pPr>
    </w:p>
    <w:p w14:paraId="10BF3A62" w14:textId="74A31923" w:rsidR="003E51E4" w:rsidRPr="00285796" w:rsidRDefault="003E51E4" w:rsidP="00285796">
      <w:pPr>
        <w:tabs>
          <w:tab w:val="left" w:pos="720"/>
        </w:tabs>
        <w:ind w:left="2160" w:hanging="720"/>
        <w:jc w:val="both"/>
        <w:rPr>
          <w:sz w:val="22"/>
          <w:szCs w:val="22"/>
        </w:rPr>
      </w:pPr>
      <w:r w:rsidRPr="00285796">
        <w:rPr>
          <w:sz w:val="22"/>
          <w:szCs w:val="22"/>
        </w:rPr>
        <w:t>A.</w:t>
      </w:r>
      <w:r w:rsidRPr="00285796">
        <w:rPr>
          <w:sz w:val="22"/>
          <w:szCs w:val="22"/>
        </w:rPr>
        <w:tab/>
        <w:t xml:space="preserve">Subject to the terms and conditions of this Agreement, from time to time as requested by Buyer, Seller agrees to sell and cause the Products, as more fully described on </w:t>
      </w:r>
      <w:r w:rsidRPr="00285796">
        <w:rPr>
          <w:sz w:val="22"/>
          <w:szCs w:val="22"/>
          <w:u w:val="single"/>
        </w:rPr>
        <w:t>Exhibit A</w:t>
      </w:r>
      <w:r w:rsidRPr="00285796">
        <w:rPr>
          <w:sz w:val="22"/>
          <w:szCs w:val="22"/>
        </w:rPr>
        <w:t xml:space="preserve">, to be </w:t>
      </w:r>
      <w:r w:rsidR="003071E2" w:rsidRPr="00285796">
        <w:rPr>
          <w:sz w:val="22"/>
          <w:szCs w:val="22"/>
        </w:rPr>
        <w:t xml:space="preserve">sold and </w:t>
      </w:r>
      <w:r w:rsidRPr="00285796">
        <w:rPr>
          <w:sz w:val="22"/>
          <w:szCs w:val="22"/>
        </w:rPr>
        <w:t xml:space="preserve">delivered exclusively to Buyer, for incorporation into Buyer’s global product line under Buyer’s </w:t>
      </w:r>
      <w:r w:rsidR="00050C98" w:rsidRPr="00285796">
        <w:rPr>
          <w:sz w:val="22"/>
          <w:szCs w:val="22"/>
        </w:rPr>
        <w:t xml:space="preserve">private </w:t>
      </w:r>
      <w:r w:rsidRPr="00285796">
        <w:rPr>
          <w:sz w:val="22"/>
          <w:szCs w:val="22"/>
        </w:rPr>
        <w:t xml:space="preserve">product label.  </w:t>
      </w:r>
      <w:r w:rsidRPr="00285796">
        <w:rPr>
          <w:spacing w:val="6"/>
          <w:sz w:val="22"/>
          <w:szCs w:val="22"/>
        </w:rPr>
        <w:t xml:space="preserve">Buyer </w:t>
      </w:r>
      <w:r w:rsidR="00D174FF" w:rsidRPr="00285796">
        <w:rPr>
          <w:spacing w:val="6"/>
          <w:sz w:val="22"/>
          <w:szCs w:val="22"/>
        </w:rPr>
        <w:t xml:space="preserve">will </w:t>
      </w:r>
      <w:r w:rsidR="00092EF0" w:rsidRPr="00285796">
        <w:rPr>
          <w:spacing w:val="6"/>
          <w:sz w:val="22"/>
          <w:szCs w:val="22"/>
        </w:rPr>
        <w:t xml:space="preserve">purchase the Products from Seller on an exclusive basis and </w:t>
      </w:r>
      <w:r w:rsidRPr="00285796">
        <w:rPr>
          <w:spacing w:val="6"/>
          <w:sz w:val="22"/>
          <w:szCs w:val="22"/>
        </w:rPr>
        <w:t xml:space="preserve">order Products by submitting written orders to Supplier </w:t>
      </w:r>
      <w:r w:rsidR="00050C98" w:rsidRPr="00285796">
        <w:rPr>
          <w:spacing w:val="6"/>
          <w:sz w:val="22"/>
          <w:szCs w:val="22"/>
        </w:rPr>
        <w:t xml:space="preserve">electronically </w:t>
      </w:r>
      <w:r w:rsidRPr="00285796">
        <w:rPr>
          <w:spacing w:val="6"/>
          <w:sz w:val="22"/>
          <w:szCs w:val="22"/>
        </w:rPr>
        <w:t xml:space="preserve">or </w:t>
      </w:r>
      <w:r w:rsidR="00050C98" w:rsidRPr="00285796">
        <w:rPr>
          <w:spacing w:val="6"/>
          <w:sz w:val="22"/>
          <w:szCs w:val="22"/>
        </w:rPr>
        <w:t xml:space="preserve">by </w:t>
      </w:r>
      <w:r w:rsidRPr="00285796">
        <w:rPr>
          <w:spacing w:val="6"/>
          <w:sz w:val="22"/>
          <w:szCs w:val="22"/>
        </w:rPr>
        <w:t xml:space="preserve">facsimile, or by submitting verbal orders followed by written confirmation, in each case indicating the quantity of Products to be manufactured, delivery date and any other pertinent terms (a “Purchase Order”).  All sales of Products shall be governed by the provisions of this Agreement and such </w:t>
      </w:r>
      <w:r w:rsidR="00D174FF" w:rsidRPr="00285796">
        <w:rPr>
          <w:spacing w:val="6"/>
          <w:sz w:val="22"/>
          <w:szCs w:val="22"/>
        </w:rPr>
        <w:t>Purchase Orders</w:t>
      </w:r>
      <w:r w:rsidRPr="00285796">
        <w:rPr>
          <w:spacing w:val="6"/>
          <w:sz w:val="22"/>
          <w:szCs w:val="22"/>
        </w:rPr>
        <w:t>, provided that in the event of any inconsistency</w:t>
      </w:r>
      <w:r w:rsidR="00D174FF" w:rsidRPr="00285796">
        <w:rPr>
          <w:spacing w:val="6"/>
          <w:sz w:val="22"/>
          <w:szCs w:val="22"/>
        </w:rPr>
        <w:t xml:space="preserve"> between this Agreement and the Purchase Order</w:t>
      </w:r>
      <w:r w:rsidRPr="00285796">
        <w:rPr>
          <w:spacing w:val="6"/>
          <w:sz w:val="22"/>
          <w:szCs w:val="22"/>
        </w:rPr>
        <w:t xml:space="preserve">, the terms of this Agreement </w:t>
      </w:r>
      <w:r w:rsidR="00D174FF" w:rsidRPr="00285796">
        <w:rPr>
          <w:spacing w:val="6"/>
          <w:sz w:val="22"/>
          <w:szCs w:val="22"/>
        </w:rPr>
        <w:t xml:space="preserve">will </w:t>
      </w:r>
      <w:r w:rsidRPr="00285796">
        <w:rPr>
          <w:spacing w:val="6"/>
          <w:sz w:val="22"/>
          <w:szCs w:val="22"/>
        </w:rPr>
        <w:t xml:space="preserve">control.  Deliveries will be consistent with the practices set forth on </w:t>
      </w:r>
      <w:r w:rsidRPr="00285796">
        <w:rPr>
          <w:spacing w:val="6"/>
          <w:sz w:val="22"/>
          <w:szCs w:val="22"/>
          <w:u w:val="single"/>
        </w:rPr>
        <w:t xml:space="preserve">Exhibit </w:t>
      </w:r>
      <w:r w:rsidR="00163F28" w:rsidRPr="00285796">
        <w:rPr>
          <w:spacing w:val="6"/>
          <w:sz w:val="22"/>
          <w:szCs w:val="22"/>
          <w:u w:val="single"/>
        </w:rPr>
        <w:t>A</w:t>
      </w:r>
      <w:r w:rsidR="00404A61" w:rsidRPr="00285796">
        <w:rPr>
          <w:spacing w:val="6"/>
          <w:sz w:val="22"/>
          <w:szCs w:val="22"/>
        </w:rPr>
        <w:t xml:space="preserve"> </w:t>
      </w:r>
      <w:r w:rsidRPr="00285796">
        <w:rPr>
          <w:spacing w:val="6"/>
          <w:sz w:val="22"/>
          <w:szCs w:val="22"/>
        </w:rPr>
        <w:t>to this Agreement.</w:t>
      </w:r>
    </w:p>
    <w:p w14:paraId="132F7ADA" w14:textId="77777777" w:rsidR="003E51E4" w:rsidRPr="00285796" w:rsidRDefault="003E51E4" w:rsidP="00285796">
      <w:pPr>
        <w:tabs>
          <w:tab w:val="left" w:pos="720"/>
        </w:tabs>
        <w:ind w:left="2160" w:hanging="720"/>
        <w:jc w:val="both"/>
        <w:rPr>
          <w:sz w:val="22"/>
          <w:szCs w:val="22"/>
        </w:rPr>
      </w:pPr>
    </w:p>
    <w:p w14:paraId="1F88A7FB" w14:textId="3278DC07" w:rsidR="00D44406" w:rsidRPr="00285796" w:rsidRDefault="00D44406" w:rsidP="00285796">
      <w:pPr>
        <w:tabs>
          <w:tab w:val="left" w:pos="720"/>
          <w:tab w:val="left" w:pos="3060"/>
        </w:tabs>
        <w:ind w:left="2160" w:hanging="720"/>
        <w:jc w:val="both"/>
        <w:rPr>
          <w:sz w:val="22"/>
          <w:szCs w:val="22"/>
        </w:rPr>
      </w:pPr>
      <w:r w:rsidRPr="00285796">
        <w:rPr>
          <w:sz w:val="22"/>
          <w:szCs w:val="22"/>
        </w:rPr>
        <w:t>B.</w:t>
      </w:r>
      <w:r w:rsidRPr="00285796">
        <w:rPr>
          <w:sz w:val="22"/>
          <w:szCs w:val="22"/>
        </w:rPr>
        <w:tab/>
        <w:t xml:space="preserve">During the </w:t>
      </w:r>
      <w:r w:rsidR="00D535BD" w:rsidRPr="00285796">
        <w:rPr>
          <w:sz w:val="22"/>
          <w:szCs w:val="22"/>
        </w:rPr>
        <w:t>Initial T</w:t>
      </w:r>
      <w:r w:rsidRPr="00285796">
        <w:rPr>
          <w:sz w:val="22"/>
          <w:szCs w:val="22"/>
        </w:rPr>
        <w:t>erm</w:t>
      </w:r>
      <w:ins w:id="5" w:author="Michael Forrester" w:date="2020-07-08T17:16:00Z">
        <w:del w:id="6" w:author="Burke, Matt" w:date="2020-08-06T13:39:00Z">
          <w:r w:rsidR="00F1444A" w:rsidRPr="00285796" w:rsidDel="00253B39">
            <w:rPr>
              <w:sz w:val="22"/>
              <w:szCs w:val="22"/>
            </w:rPr>
            <w:delText xml:space="preserve"> (described in Sub-License Agreement)</w:delText>
          </w:r>
        </w:del>
      </w:ins>
      <w:r w:rsidRPr="00285796">
        <w:rPr>
          <w:sz w:val="22"/>
          <w:szCs w:val="22"/>
        </w:rPr>
        <w:t xml:space="preserve">, Buyer </w:t>
      </w:r>
      <w:r w:rsidR="00A54ABC" w:rsidRPr="00285796">
        <w:rPr>
          <w:sz w:val="22"/>
          <w:szCs w:val="22"/>
        </w:rPr>
        <w:t xml:space="preserve">endeavors to </w:t>
      </w:r>
      <w:r w:rsidRPr="00285796">
        <w:rPr>
          <w:sz w:val="22"/>
          <w:szCs w:val="22"/>
        </w:rPr>
        <w:t xml:space="preserve">use reasonable commercial efforts to purchase </w:t>
      </w:r>
      <w:r w:rsidR="00931005" w:rsidRPr="00285796">
        <w:rPr>
          <w:sz w:val="22"/>
          <w:szCs w:val="22"/>
        </w:rPr>
        <w:t xml:space="preserve">the annual Sales Volume set forth on </w:t>
      </w:r>
      <w:r w:rsidR="00931005" w:rsidRPr="00285796">
        <w:rPr>
          <w:sz w:val="22"/>
          <w:szCs w:val="22"/>
          <w:u w:val="single"/>
        </w:rPr>
        <w:t>Exhibit B</w:t>
      </w:r>
      <w:r w:rsidR="00931005" w:rsidRPr="00285796">
        <w:rPr>
          <w:sz w:val="22"/>
          <w:szCs w:val="22"/>
        </w:rPr>
        <w:t xml:space="preserve"> to this Agreement</w:t>
      </w:r>
      <w:r w:rsidR="00A8382B" w:rsidRPr="00285796">
        <w:rPr>
          <w:sz w:val="22"/>
          <w:szCs w:val="22"/>
        </w:rPr>
        <w:t xml:space="preserve"> (</w:t>
      </w:r>
      <w:r w:rsidR="00931005" w:rsidRPr="00285796">
        <w:rPr>
          <w:sz w:val="22"/>
          <w:szCs w:val="22"/>
        </w:rPr>
        <w:t xml:space="preserve">collectively, </w:t>
      </w:r>
      <w:r w:rsidR="00A8382B" w:rsidRPr="00285796">
        <w:rPr>
          <w:sz w:val="22"/>
          <w:szCs w:val="22"/>
        </w:rPr>
        <w:t>the “</w:t>
      </w:r>
      <w:r w:rsidR="00931005" w:rsidRPr="00285796">
        <w:rPr>
          <w:sz w:val="22"/>
          <w:szCs w:val="22"/>
        </w:rPr>
        <w:t>Sales Volume</w:t>
      </w:r>
      <w:r w:rsidR="00A8382B" w:rsidRPr="00285796">
        <w:rPr>
          <w:sz w:val="22"/>
          <w:szCs w:val="22"/>
        </w:rPr>
        <w:t>”)</w:t>
      </w:r>
      <w:r w:rsidR="00EB5E27" w:rsidRPr="00285796">
        <w:rPr>
          <w:sz w:val="22"/>
          <w:szCs w:val="22"/>
        </w:rPr>
        <w:t>, subject to Seller’s manufacturing capacity</w:t>
      </w:r>
      <w:r w:rsidRPr="00285796">
        <w:rPr>
          <w:sz w:val="22"/>
          <w:szCs w:val="22"/>
        </w:rPr>
        <w:t xml:space="preserve">.  </w:t>
      </w:r>
      <w:r w:rsidR="007C321D" w:rsidRPr="00285796">
        <w:rPr>
          <w:sz w:val="22"/>
          <w:szCs w:val="22"/>
        </w:rPr>
        <w:t xml:space="preserve">If </w:t>
      </w:r>
      <w:r w:rsidR="007C321D" w:rsidRPr="00285796">
        <w:rPr>
          <w:sz w:val="22"/>
          <w:szCs w:val="22"/>
        </w:rPr>
        <w:lastRenderedPageBreak/>
        <w:t xml:space="preserve">Buyer fails to achieve </w:t>
      </w:r>
      <w:r w:rsidR="00931005" w:rsidRPr="00285796">
        <w:rPr>
          <w:sz w:val="22"/>
          <w:szCs w:val="22"/>
        </w:rPr>
        <w:t>an annual Sales Volume</w:t>
      </w:r>
      <w:r w:rsidR="002E748D" w:rsidRPr="00285796">
        <w:rPr>
          <w:sz w:val="22"/>
          <w:szCs w:val="22"/>
        </w:rPr>
        <w:t xml:space="preserve"> (for any reason other than Seller’s inability to manufacture Products to satisfy Buyer’s Purchase Orders)</w:t>
      </w:r>
      <w:r w:rsidR="007C321D" w:rsidRPr="00285796">
        <w:rPr>
          <w:sz w:val="22"/>
          <w:szCs w:val="22"/>
        </w:rPr>
        <w:t>, Seller may terminate exclusivity upon giving Buyer ninety (90) days prior written notice, and Buyer shall have the right, but not the obligation, during such 90 day notice period</w:t>
      </w:r>
      <w:r w:rsidR="00A8382B" w:rsidRPr="00285796">
        <w:rPr>
          <w:sz w:val="22"/>
          <w:szCs w:val="22"/>
        </w:rPr>
        <w:t>,</w:t>
      </w:r>
      <w:r w:rsidR="007C321D" w:rsidRPr="00285796">
        <w:rPr>
          <w:sz w:val="22"/>
          <w:szCs w:val="22"/>
        </w:rPr>
        <w:t xml:space="preserve"> to purchase sufficient Products to meet the </w:t>
      </w:r>
      <w:r w:rsidR="00931005" w:rsidRPr="00285796">
        <w:rPr>
          <w:sz w:val="22"/>
          <w:szCs w:val="22"/>
        </w:rPr>
        <w:t>applicable Sales Volume</w:t>
      </w:r>
      <w:r w:rsidR="007C321D" w:rsidRPr="00285796">
        <w:rPr>
          <w:sz w:val="22"/>
          <w:szCs w:val="22"/>
        </w:rPr>
        <w:t xml:space="preserve"> in order to maintain exclusivity</w:t>
      </w:r>
      <w:r w:rsidR="0046390B" w:rsidRPr="00285796">
        <w:rPr>
          <w:sz w:val="22"/>
          <w:szCs w:val="22"/>
        </w:rPr>
        <w:t>, subject to Seller’s manufacturing capacity</w:t>
      </w:r>
      <w:r w:rsidR="00752A16" w:rsidRPr="00285796">
        <w:rPr>
          <w:sz w:val="22"/>
          <w:szCs w:val="22"/>
        </w:rPr>
        <w:t xml:space="preserve">, provided, however, if Buyer’s failure to achieve </w:t>
      </w:r>
      <w:r w:rsidR="00931005" w:rsidRPr="00285796">
        <w:rPr>
          <w:sz w:val="22"/>
          <w:szCs w:val="22"/>
        </w:rPr>
        <w:t>a Sales Volume</w:t>
      </w:r>
      <w:r w:rsidR="00752A16" w:rsidRPr="00285796">
        <w:rPr>
          <w:sz w:val="22"/>
          <w:szCs w:val="22"/>
        </w:rPr>
        <w:t xml:space="preserve"> is due to Seller’s inability to satisfy Buyer’s Purchase Orders, then Seller shall not have the right to terminate exclusivity as set forth in this sentence</w:t>
      </w:r>
      <w:r w:rsidR="007C321D" w:rsidRPr="00285796">
        <w:rPr>
          <w:sz w:val="22"/>
          <w:szCs w:val="22"/>
        </w:rPr>
        <w:t xml:space="preserve">.  </w:t>
      </w:r>
      <w:r w:rsidR="00D174FF" w:rsidRPr="00285796">
        <w:rPr>
          <w:sz w:val="22"/>
          <w:szCs w:val="22"/>
        </w:rPr>
        <w:t xml:space="preserve">Notwithstanding </w:t>
      </w:r>
      <w:r w:rsidR="007470CE" w:rsidRPr="00285796">
        <w:rPr>
          <w:sz w:val="22"/>
          <w:szCs w:val="22"/>
        </w:rPr>
        <w:t>anything contained herein</w:t>
      </w:r>
      <w:r w:rsidR="00D174FF" w:rsidRPr="00285796">
        <w:rPr>
          <w:sz w:val="22"/>
          <w:szCs w:val="22"/>
        </w:rPr>
        <w:t>, t</w:t>
      </w:r>
      <w:r w:rsidRPr="00285796">
        <w:rPr>
          <w:sz w:val="22"/>
          <w:szCs w:val="22"/>
        </w:rPr>
        <w:t xml:space="preserve">his Agreement </w:t>
      </w:r>
      <w:r w:rsidR="00D174FF" w:rsidRPr="00285796">
        <w:rPr>
          <w:sz w:val="22"/>
          <w:szCs w:val="22"/>
        </w:rPr>
        <w:t>may</w:t>
      </w:r>
      <w:r w:rsidRPr="00285796">
        <w:rPr>
          <w:sz w:val="22"/>
          <w:szCs w:val="22"/>
        </w:rPr>
        <w:t xml:space="preserve"> not be construed as a “take or pay” contract and Buyer will not be obligated to purchase any minimum quantity of Product from Seller during the </w:t>
      </w:r>
      <w:r w:rsidR="00D535BD" w:rsidRPr="00285796">
        <w:rPr>
          <w:sz w:val="22"/>
          <w:szCs w:val="22"/>
        </w:rPr>
        <w:t>Initial T</w:t>
      </w:r>
      <w:r w:rsidRPr="00285796">
        <w:rPr>
          <w:sz w:val="22"/>
          <w:szCs w:val="22"/>
        </w:rPr>
        <w:t xml:space="preserve">erm of this Agreement.  </w:t>
      </w:r>
      <w:r w:rsidR="00931005" w:rsidRPr="00285796">
        <w:rPr>
          <w:sz w:val="22"/>
          <w:szCs w:val="22"/>
        </w:rPr>
        <w:t>[</w:t>
      </w:r>
      <w:r w:rsidRPr="00285796">
        <w:rPr>
          <w:b/>
          <w:bCs/>
          <w:sz w:val="22"/>
          <w:szCs w:val="22"/>
        </w:rPr>
        <w:t xml:space="preserve">Representatives of the parties will meet at least </w:t>
      </w:r>
      <w:r w:rsidR="007C321D" w:rsidRPr="00285796">
        <w:rPr>
          <w:b/>
          <w:bCs/>
          <w:sz w:val="22"/>
          <w:szCs w:val="22"/>
        </w:rPr>
        <w:t xml:space="preserve">four (4) times per year during the </w:t>
      </w:r>
      <w:r w:rsidR="00D535BD" w:rsidRPr="00285796">
        <w:rPr>
          <w:b/>
          <w:bCs/>
          <w:sz w:val="22"/>
          <w:szCs w:val="22"/>
        </w:rPr>
        <w:t>Initial T</w:t>
      </w:r>
      <w:r w:rsidR="007C321D" w:rsidRPr="00285796">
        <w:rPr>
          <w:b/>
          <w:bCs/>
          <w:sz w:val="22"/>
          <w:szCs w:val="22"/>
        </w:rPr>
        <w:t>erm (including web meetings)</w:t>
      </w:r>
      <w:r w:rsidRPr="00285796">
        <w:rPr>
          <w:b/>
          <w:bCs/>
          <w:sz w:val="22"/>
          <w:szCs w:val="22"/>
        </w:rPr>
        <w:t xml:space="preserve"> to discuss the Products, technology, market conditions and </w:t>
      </w:r>
      <w:r w:rsidR="00A54ABC" w:rsidRPr="00285796">
        <w:rPr>
          <w:b/>
          <w:bCs/>
          <w:sz w:val="22"/>
          <w:szCs w:val="22"/>
        </w:rPr>
        <w:t xml:space="preserve">on-going </w:t>
      </w:r>
      <w:r w:rsidRPr="00285796">
        <w:rPr>
          <w:b/>
          <w:bCs/>
          <w:sz w:val="22"/>
          <w:szCs w:val="22"/>
        </w:rPr>
        <w:t xml:space="preserve">sales </w:t>
      </w:r>
      <w:commentRangeStart w:id="7"/>
      <w:r w:rsidRPr="00285796">
        <w:rPr>
          <w:b/>
          <w:bCs/>
          <w:sz w:val="22"/>
          <w:szCs w:val="22"/>
        </w:rPr>
        <w:t>initiatives</w:t>
      </w:r>
      <w:commentRangeEnd w:id="7"/>
      <w:r w:rsidR="00931005" w:rsidRPr="00285796">
        <w:rPr>
          <w:rStyle w:val="CommentReference"/>
          <w:sz w:val="22"/>
          <w:szCs w:val="22"/>
        </w:rPr>
        <w:commentReference w:id="7"/>
      </w:r>
      <w:r w:rsidRPr="00285796">
        <w:rPr>
          <w:sz w:val="22"/>
          <w:szCs w:val="22"/>
        </w:rPr>
        <w:t>.</w:t>
      </w:r>
      <w:r w:rsidR="00931005" w:rsidRPr="00285796">
        <w:rPr>
          <w:sz w:val="22"/>
          <w:szCs w:val="22"/>
        </w:rPr>
        <w:t>]</w:t>
      </w:r>
      <w:r w:rsidRPr="00285796">
        <w:rPr>
          <w:sz w:val="22"/>
          <w:szCs w:val="22"/>
        </w:rPr>
        <w:t xml:space="preserve">  </w:t>
      </w:r>
    </w:p>
    <w:p w14:paraId="58A11728" w14:textId="77777777" w:rsidR="00D44406" w:rsidRPr="00285796" w:rsidRDefault="00E76162" w:rsidP="00285796">
      <w:pPr>
        <w:tabs>
          <w:tab w:val="left" w:pos="720"/>
        </w:tabs>
        <w:ind w:left="2160" w:hanging="720"/>
        <w:jc w:val="both"/>
        <w:rPr>
          <w:sz w:val="22"/>
          <w:szCs w:val="22"/>
        </w:rPr>
      </w:pPr>
      <w:commentRangeStart w:id="8"/>
      <w:commentRangeEnd w:id="8"/>
      <w:r w:rsidRPr="00285796">
        <w:rPr>
          <w:rStyle w:val="CommentReference"/>
          <w:sz w:val="22"/>
          <w:szCs w:val="22"/>
        </w:rPr>
        <w:commentReference w:id="8"/>
      </w:r>
    </w:p>
    <w:p w14:paraId="3702449B" w14:textId="13C52BA2" w:rsidR="0046390B" w:rsidRPr="00285796" w:rsidRDefault="00D44406" w:rsidP="00285796">
      <w:pPr>
        <w:tabs>
          <w:tab w:val="left" w:pos="720"/>
        </w:tabs>
        <w:ind w:left="2160" w:hanging="720"/>
        <w:jc w:val="both"/>
        <w:rPr>
          <w:color w:val="000080"/>
          <w:sz w:val="22"/>
          <w:szCs w:val="22"/>
          <w:u w:val="single"/>
        </w:rPr>
      </w:pPr>
      <w:r w:rsidRPr="00285796">
        <w:rPr>
          <w:sz w:val="22"/>
          <w:szCs w:val="22"/>
        </w:rPr>
        <w:t>C</w:t>
      </w:r>
      <w:r w:rsidR="00294F23" w:rsidRPr="00285796">
        <w:rPr>
          <w:sz w:val="22"/>
          <w:szCs w:val="22"/>
        </w:rPr>
        <w:t>.</w:t>
      </w:r>
      <w:r w:rsidR="00294F23" w:rsidRPr="00285796">
        <w:rPr>
          <w:sz w:val="22"/>
          <w:szCs w:val="22"/>
        </w:rPr>
        <w:tab/>
      </w:r>
      <w:r w:rsidR="008222EC" w:rsidRPr="00285796">
        <w:rPr>
          <w:sz w:val="22"/>
          <w:szCs w:val="22"/>
        </w:rPr>
        <w:t>During the Term of this Agreement</w:t>
      </w:r>
      <w:r w:rsidR="005B28D5" w:rsidRPr="00285796">
        <w:rPr>
          <w:sz w:val="22"/>
          <w:szCs w:val="22"/>
        </w:rPr>
        <w:t>,</w:t>
      </w:r>
      <w:r w:rsidR="00294F23" w:rsidRPr="00285796">
        <w:rPr>
          <w:sz w:val="22"/>
          <w:szCs w:val="22"/>
        </w:rPr>
        <w:t xml:space="preserve"> Seller shall not sell or otherwise supply</w:t>
      </w:r>
      <w:r w:rsidR="00873812" w:rsidRPr="00285796">
        <w:rPr>
          <w:sz w:val="22"/>
          <w:szCs w:val="22"/>
        </w:rPr>
        <w:t xml:space="preserve"> to any other party</w:t>
      </w:r>
      <w:r w:rsidR="00355682" w:rsidRPr="00285796">
        <w:rPr>
          <w:sz w:val="22"/>
          <w:szCs w:val="22"/>
        </w:rPr>
        <w:t>, and Buyer shall not purchase from any other party,</w:t>
      </w:r>
      <w:r w:rsidR="00873812" w:rsidRPr="00285796">
        <w:rPr>
          <w:sz w:val="22"/>
          <w:szCs w:val="22"/>
        </w:rPr>
        <w:t xml:space="preserve"> </w:t>
      </w:r>
      <w:r w:rsidR="00294F23" w:rsidRPr="00285796">
        <w:rPr>
          <w:sz w:val="22"/>
          <w:szCs w:val="22"/>
        </w:rPr>
        <w:t xml:space="preserve">the Product, or any other </w:t>
      </w:r>
      <w:r w:rsidR="00931005" w:rsidRPr="00285796">
        <w:rPr>
          <w:sz w:val="22"/>
          <w:szCs w:val="22"/>
        </w:rPr>
        <w:t xml:space="preserve">product </w:t>
      </w:r>
      <w:r w:rsidR="002E748D" w:rsidRPr="00285796">
        <w:rPr>
          <w:sz w:val="22"/>
          <w:szCs w:val="22"/>
        </w:rPr>
        <w:t xml:space="preserve">containing a variation on the that is </w:t>
      </w:r>
      <w:r w:rsidR="00931005" w:rsidRPr="00285796">
        <w:rPr>
          <w:sz w:val="22"/>
          <w:szCs w:val="22"/>
        </w:rPr>
        <w:t xml:space="preserve">similar to or </w:t>
      </w:r>
      <w:r w:rsidR="002E748D" w:rsidRPr="00285796">
        <w:rPr>
          <w:sz w:val="22"/>
          <w:szCs w:val="22"/>
        </w:rPr>
        <w:t xml:space="preserve">intended to compete against the Product in the </w:t>
      </w:r>
      <w:r w:rsidR="001710A4" w:rsidRPr="00285796">
        <w:rPr>
          <w:sz w:val="22"/>
          <w:szCs w:val="22"/>
        </w:rPr>
        <w:t xml:space="preserve">Sales Channels (as defined below) </w:t>
      </w:r>
      <w:r w:rsidR="002E748D" w:rsidRPr="00285796">
        <w:rPr>
          <w:sz w:val="22"/>
          <w:szCs w:val="22"/>
        </w:rPr>
        <w:t xml:space="preserve">in which Buyer is marketing and selling the Product.  </w:t>
      </w:r>
      <w:r w:rsidR="001710A4" w:rsidRPr="00285796">
        <w:rPr>
          <w:sz w:val="22"/>
          <w:szCs w:val="22"/>
        </w:rPr>
        <w:t xml:space="preserve">“Sales Channels” means </w:t>
      </w:r>
      <w:r w:rsidR="001A0128" w:rsidRPr="00285796">
        <w:rPr>
          <w:sz w:val="22"/>
          <w:szCs w:val="22"/>
        </w:rPr>
        <w:t xml:space="preserve">sales into </w:t>
      </w:r>
      <w:r w:rsidR="00AB7B83" w:rsidRPr="00285796">
        <w:rPr>
          <w:sz w:val="22"/>
          <w:szCs w:val="22"/>
        </w:rPr>
        <w:t xml:space="preserve">the </w:t>
      </w:r>
      <w:r w:rsidR="00483C15" w:rsidRPr="00285796">
        <w:rPr>
          <w:sz w:val="22"/>
          <w:szCs w:val="22"/>
        </w:rPr>
        <w:t>asphalt, concrete, cement</w:t>
      </w:r>
      <w:r w:rsidR="009A01A6" w:rsidRPr="00285796">
        <w:rPr>
          <w:sz w:val="22"/>
          <w:szCs w:val="22"/>
        </w:rPr>
        <w:t>, roofing</w:t>
      </w:r>
      <w:r w:rsidR="00483C15" w:rsidRPr="00285796">
        <w:rPr>
          <w:sz w:val="22"/>
          <w:szCs w:val="22"/>
        </w:rPr>
        <w:t xml:space="preserve"> or other construction related market</w:t>
      </w:r>
      <w:r w:rsidR="00AB7B83" w:rsidRPr="00285796">
        <w:rPr>
          <w:sz w:val="22"/>
          <w:szCs w:val="22"/>
        </w:rPr>
        <w:t xml:space="preserve">s.  </w:t>
      </w:r>
      <w:r w:rsidR="0062068A" w:rsidRPr="00285796">
        <w:rPr>
          <w:sz w:val="22"/>
          <w:szCs w:val="22"/>
        </w:rPr>
        <w:t xml:space="preserve">If Seller receives an order for Products or an inquiry to purchase Products from customers in the Sales </w:t>
      </w:r>
      <w:r w:rsidR="005816BA" w:rsidRPr="00285796">
        <w:rPr>
          <w:sz w:val="22"/>
          <w:szCs w:val="22"/>
        </w:rPr>
        <w:t>Channels,</w:t>
      </w:r>
      <w:r w:rsidR="0062068A" w:rsidRPr="00285796">
        <w:rPr>
          <w:sz w:val="22"/>
          <w:szCs w:val="22"/>
        </w:rPr>
        <w:t xml:space="preserve"> then Seller will forward such order or inquiry to Buyer and Buyer will sell the Product to such customer or respond to such customer inquiry.  </w:t>
      </w:r>
      <w:r w:rsidR="002E748D" w:rsidRPr="00285796">
        <w:rPr>
          <w:sz w:val="22"/>
          <w:szCs w:val="22"/>
        </w:rPr>
        <w:t xml:space="preserve">If Seller develops a product </w:t>
      </w:r>
      <w:r w:rsidR="00E76162" w:rsidRPr="00285796">
        <w:rPr>
          <w:sz w:val="22"/>
          <w:szCs w:val="22"/>
        </w:rPr>
        <w:t xml:space="preserve">that is similar to, or intended to compete with, the Product </w:t>
      </w:r>
      <w:r w:rsidR="002E748D" w:rsidRPr="00285796">
        <w:rPr>
          <w:sz w:val="22"/>
          <w:szCs w:val="22"/>
        </w:rPr>
        <w:t xml:space="preserve">which Seller intends to compete </w:t>
      </w:r>
      <w:r w:rsidR="00873812" w:rsidRPr="00285796">
        <w:rPr>
          <w:sz w:val="22"/>
          <w:szCs w:val="22"/>
        </w:rPr>
        <w:t xml:space="preserve">with the </w:t>
      </w:r>
      <w:r w:rsidR="002E748D" w:rsidRPr="00285796">
        <w:rPr>
          <w:sz w:val="22"/>
          <w:szCs w:val="22"/>
        </w:rPr>
        <w:t xml:space="preserve">Product in the </w:t>
      </w:r>
      <w:r w:rsidR="00AB7B83" w:rsidRPr="00285796">
        <w:rPr>
          <w:sz w:val="22"/>
          <w:szCs w:val="22"/>
        </w:rPr>
        <w:t>Sales Channels</w:t>
      </w:r>
      <w:r w:rsidR="002E748D" w:rsidRPr="00285796">
        <w:rPr>
          <w:sz w:val="22"/>
          <w:szCs w:val="22"/>
        </w:rPr>
        <w:t xml:space="preserve">, then Seller will offer </w:t>
      </w:r>
      <w:r w:rsidR="00873812" w:rsidRPr="00285796">
        <w:rPr>
          <w:sz w:val="22"/>
          <w:szCs w:val="22"/>
        </w:rPr>
        <w:t xml:space="preserve">Buyer </w:t>
      </w:r>
      <w:r w:rsidR="002E748D" w:rsidRPr="00285796">
        <w:rPr>
          <w:sz w:val="22"/>
          <w:szCs w:val="22"/>
        </w:rPr>
        <w:t xml:space="preserve">a right of first refusal to sell the new product exclusively in </w:t>
      </w:r>
      <w:r w:rsidR="00873812" w:rsidRPr="00285796">
        <w:rPr>
          <w:sz w:val="22"/>
          <w:szCs w:val="22"/>
        </w:rPr>
        <w:t>such</w:t>
      </w:r>
      <w:r w:rsidR="002E748D" w:rsidRPr="00285796">
        <w:rPr>
          <w:sz w:val="22"/>
          <w:szCs w:val="22"/>
        </w:rPr>
        <w:t xml:space="preserve"> </w:t>
      </w:r>
      <w:r w:rsidR="00BC6FBD" w:rsidRPr="00285796">
        <w:rPr>
          <w:sz w:val="22"/>
          <w:szCs w:val="22"/>
        </w:rPr>
        <w:t>Sales Channels</w:t>
      </w:r>
      <w:r w:rsidR="002E748D" w:rsidRPr="00285796">
        <w:rPr>
          <w:sz w:val="22"/>
          <w:szCs w:val="22"/>
        </w:rPr>
        <w:t xml:space="preserve">.  Seller shall give Buyer ninety (90) days prior written notice of its intention to </w:t>
      </w:r>
      <w:r w:rsidR="00B32509" w:rsidRPr="00285796">
        <w:rPr>
          <w:sz w:val="22"/>
          <w:szCs w:val="22"/>
        </w:rPr>
        <w:t>introduce</w:t>
      </w:r>
      <w:r w:rsidR="002E748D" w:rsidRPr="00285796">
        <w:rPr>
          <w:sz w:val="22"/>
          <w:szCs w:val="22"/>
        </w:rPr>
        <w:t xml:space="preserve"> a product </w:t>
      </w:r>
      <w:del w:id="9" w:author="Michael Forrester" w:date="2020-07-08T16:33:00Z">
        <w:r w:rsidR="00B32509" w:rsidRPr="00285796" w:rsidDel="009F4292">
          <w:rPr>
            <w:sz w:val="22"/>
            <w:szCs w:val="22"/>
          </w:rPr>
          <w:delText xml:space="preserve"> </w:delText>
        </w:r>
      </w:del>
      <w:r w:rsidR="002E748D" w:rsidRPr="00285796">
        <w:rPr>
          <w:sz w:val="22"/>
          <w:szCs w:val="22"/>
        </w:rPr>
        <w:t xml:space="preserve">to market which is </w:t>
      </w:r>
      <w:r w:rsidR="00E76162" w:rsidRPr="00285796">
        <w:rPr>
          <w:sz w:val="22"/>
          <w:szCs w:val="22"/>
        </w:rPr>
        <w:t>similar to, or intended to compete with, the Product</w:t>
      </w:r>
      <w:r w:rsidR="002E748D" w:rsidRPr="00285796">
        <w:rPr>
          <w:sz w:val="22"/>
          <w:szCs w:val="22"/>
        </w:rPr>
        <w:t xml:space="preserve">.  </w:t>
      </w:r>
      <w:r w:rsidR="008222EC" w:rsidRPr="00285796">
        <w:rPr>
          <w:sz w:val="22"/>
          <w:szCs w:val="22"/>
        </w:rPr>
        <w:t xml:space="preserve">In the event Buyer declines such right of first </w:t>
      </w:r>
      <w:proofErr w:type="gramStart"/>
      <w:r w:rsidR="008222EC" w:rsidRPr="00285796">
        <w:rPr>
          <w:sz w:val="22"/>
          <w:szCs w:val="22"/>
        </w:rPr>
        <w:t>refusal,</w:t>
      </w:r>
      <w:r w:rsidR="0056095E" w:rsidRPr="00285796">
        <w:rPr>
          <w:sz w:val="22"/>
          <w:szCs w:val="22"/>
        </w:rPr>
        <w:t xml:space="preserve"> or</w:t>
      </w:r>
      <w:proofErr w:type="gramEnd"/>
      <w:r w:rsidR="0056095E" w:rsidRPr="00285796">
        <w:rPr>
          <w:sz w:val="22"/>
          <w:szCs w:val="22"/>
        </w:rPr>
        <w:t xml:space="preserve"> fails to</w:t>
      </w:r>
      <w:r w:rsidR="00DE54E4" w:rsidRPr="00285796">
        <w:rPr>
          <w:sz w:val="22"/>
          <w:szCs w:val="22"/>
        </w:rPr>
        <w:t xml:space="preserve"> issue a purchase order to </w:t>
      </w:r>
      <w:r w:rsidR="00EF49D3" w:rsidRPr="00285796">
        <w:rPr>
          <w:sz w:val="22"/>
          <w:szCs w:val="22"/>
        </w:rPr>
        <w:t>Seller</w:t>
      </w:r>
      <w:r w:rsidR="00DE54E4" w:rsidRPr="00285796">
        <w:rPr>
          <w:sz w:val="22"/>
          <w:szCs w:val="22"/>
        </w:rPr>
        <w:t xml:space="preserve"> within</w:t>
      </w:r>
      <w:r w:rsidR="00DE54E4" w:rsidRPr="00285796">
        <w:rPr>
          <w:color w:val="000080"/>
          <w:sz w:val="22"/>
          <w:szCs w:val="22"/>
        </w:rPr>
        <w:t xml:space="preserve"> </w:t>
      </w:r>
      <w:r w:rsidR="00F949D4" w:rsidRPr="00285796">
        <w:rPr>
          <w:sz w:val="22"/>
          <w:szCs w:val="22"/>
        </w:rPr>
        <w:t>ninety (90</w:t>
      </w:r>
      <w:r w:rsidR="00177978" w:rsidRPr="00285796">
        <w:rPr>
          <w:sz w:val="22"/>
          <w:szCs w:val="22"/>
        </w:rPr>
        <w:t>)</w:t>
      </w:r>
      <w:r w:rsidR="00DE54E4" w:rsidRPr="00285796">
        <w:rPr>
          <w:sz w:val="22"/>
          <w:szCs w:val="22"/>
        </w:rPr>
        <w:t xml:space="preserve"> days of </w:t>
      </w:r>
      <w:r w:rsidR="00177978" w:rsidRPr="00285796">
        <w:rPr>
          <w:sz w:val="22"/>
          <w:szCs w:val="22"/>
        </w:rPr>
        <w:t>written notice by Seller</w:t>
      </w:r>
      <w:r w:rsidR="00F949D4" w:rsidRPr="00285796">
        <w:rPr>
          <w:sz w:val="22"/>
          <w:szCs w:val="22"/>
        </w:rPr>
        <w:t xml:space="preserve"> </w:t>
      </w:r>
      <w:r w:rsidR="00343D41" w:rsidRPr="00285796">
        <w:rPr>
          <w:sz w:val="22"/>
          <w:szCs w:val="22"/>
        </w:rPr>
        <w:t>of</w:t>
      </w:r>
      <w:r w:rsidR="00DE54E4" w:rsidRPr="00285796">
        <w:rPr>
          <w:sz w:val="22"/>
          <w:szCs w:val="22"/>
        </w:rPr>
        <w:t xml:space="preserve"> such right of first refusal,</w:t>
      </w:r>
      <w:r w:rsidR="008222EC" w:rsidRPr="00285796">
        <w:rPr>
          <w:sz w:val="22"/>
          <w:szCs w:val="22"/>
        </w:rPr>
        <w:t xml:space="preserve"> Seller shall be free to sell the new product to any other party</w:t>
      </w:r>
      <w:r w:rsidR="00343D41" w:rsidRPr="00285796">
        <w:rPr>
          <w:sz w:val="22"/>
          <w:szCs w:val="22"/>
        </w:rPr>
        <w:t xml:space="preserve"> without further liability to Buyer</w:t>
      </w:r>
      <w:r w:rsidR="008222EC" w:rsidRPr="00285796">
        <w:rPr>
          <w:color w:val="000080"/>
          <w:sz w:val="22"/>
          <w:szCs w:val="22"/>
        </w:rPr>
        <w:t>.</w:t>
      </w:r>
      <w:r w:rsidRPr="00285796">
        <w:rPr>
          <w:color w:val="000080"/>
          <w:sz w:val="22"/>
          <w:szCs w:val="22"/>
          <w:u w:val="single"/>
        </w:rPr>
        <w:t xml:space="preserve"> </w:t>
      </w:r>
    </w:p>
    <w:p w14:paraId="6D0EB770" w14:textId="77777777" w:rsidR="00294F23" w:rsidRPr="00285796" w:rsidRDefault="00294F23" w:rsidP="00285796">
      <w:pPr>
        <w:tabs>
          <w:tab w:val="left" w:pos="720"/>
        </w:tabs>
        <w:ind w:left="2160" w:hanging="720"/>
        <w:jc w:val="both"/>
        <w:rPr>
          <w:sz w:val="22"/>
          <w:szCs w:val="22"/>
        </w:rPr>
      </w:pPr>
    </w:p>
    <w:p w14:paraId="6337832A" w14:textId="160F1A4E" w:rsidR="00083FC0" w:rsidRPr="00285796" w:rsidRDefault="008A3363" w:rsidP="00285796">
      <w:pPr>
        <w:tabs>
          <w:tab w:val="left" w:pos="720"/>
        </w:tabs>
        <w:ind w:left="2160" w:hanging="720"/>
        <w:jc w:val="both"/>
        <w:rPr>
          <w:sz w:val="22"/>
          <w:szCs w:val="22"/>
        </w:rPr>
      </w:pPr>
      <w:r w:rsidRPr="00285796">
        <w:rPr>
          <w:sz w:val="22"/>
          <w:szCs w:val="22"/>
        </w:rPr>
        <w:t>D</w:t>
      </w:r>
      <w:r w:rsidR="00AF3231" w:rsidRPr="00285796">
        <w:rPr>
          <w:sz w:val="22"/>
          <w:szCs w:val="22"/>
        </w:rPr>
        <w:t>.</w:t>
      </w:r>
      <w:r w:rsidR="00AF3231" w:rsidRPr="00285796">
        <w:rPr>
          <w:sz w:val="22"/>
          <w:szCs w:val="22"/>
        </w:rPr>
        <w:tab/>
      </w:r>
      <w:r w:rsidR="00294F23" w:rsidRPr="00285796">
        <w:rPr>
          <w:sz w:val="22"/>
          <w:szCs w:val="22"/>
        </w:rPr>
        <w:t>The price of the Products</w:t>
      </w:r>
      <w:r w:rsidR="0016241E" w:rsidRPr="00285796">
        <w:rPr>
          <w:sz w:val="22"/>
          <w:szCs w:val="22"/>
        </w:rPr>
        <w:t xml:space="preserve"> is</w:t>
      </w:r>
      <w:r w:rsidR="00294F23" w:rsidRPr="00285796">
        <w:rPr>
          <w:sz w:val="22"/>
          <w:szCs w:val="22"/>
        </w:rPr>
        <w:t xml:space="preserve"> set forth on </w:t>
      </w:r>
      <w:r w:rsidR="00294F23" w:rsidRPr="00285796">
        <w:rPr>
          <w:sz w:val="22"/>
          <w:szCs w:val="22"/>
          <w:u w:val="single"/>
        </w:rPr>
        <w:t>Exhibit A</w:t>
      </w:r>
      <w:r w:rsidR="00AF3231" w:rsidRPr="00285796">
        <w:rPr>
          <w:sz w:val="22"/>
          <w:szCs w:val="22"/>
        </w:rPr>
        <w:t>.</w:t>
      </w:r>
      <w:r w:rsidR="009D0046" w:rsidRPr="00285796">
        <w:rPr>
          <w:sz w:val="22"/>
          <w:szCs w:val="22"/>
        </w:rPr>
        <w:t xml:space="preserve">  Payment for the Product</w:t>
      </w:r>
      <w:r w:rsidR="009A01A6" w:rsidRPr="00285796">
        <w:rPr>
          <w:sz w:val="22"/>
          <w:szCs w:val="22"/>
        </w:rPr>
        <w:t xml:space="preserve"> and freight</w:t>
      </w:r>
      <w:r w:rsidR="009D0046" w:rsidRPr="00285796">
        <w:rPr>
          <w:sz w:val="22"/>
          <w:szCs w:val="22"/>
        </w:rPr>
        <w:t xml:space="preserve"> will be made net </w:t>
      </w:r>
      <w:r w:rsidR="006E4156" w:rsidRPr="00285796">
        <w:rPr>
          <w:sz w:val="22"/>
          <w:szCs w:val="22"/>
        </w:rPr>
        <w:t>forty-five</w:t>
      </w:r>
      <w:r w:rsidR="00A8382B" w:rsidRPr="00285796">
        <w:rPr>
          <w:sz w:val="22"/>
          <w:szCs w:val="22"/>
        </w:rPr>
        <w:t xml:space="preserve"> (</w:t>
      </w:r>
      <w:r w:rsidR="006E4156" w:rsidRPr="00285796">
        <w:rPr>
          <w:sz w:val="22"/>
          <w:szCs w:val="22"/>
        </w:rPr>
        <w:t>45</w:t>
      </w:r>
      <w:r w:rsidR="009D0046" w:rsidRPr="00285796">
        <w:rPr>
          <w:sz w:val="22"/>
          <w:szCs w:val="22"/>
        </w:rPr>
        <w:t xml:space="preserve">) days from the date of </w:t>
      </w:r>
      <w:commentRangeStart w:id="10"/>
      <w:r w:rsidR="009D0046" w:rsidRPr="00285796">
        <w:rPr>
          <w:sz w:val="22"/>
          <w:szCs w:val="22"/>
        </w:rPr>
        <w:t>invoice</w:t>
      </w:r>
      <w:commentRangeEnd w:id="10"/>
      <w:r w:rsidR="00664758" w:rsidRPr="00285796">
        <w:rPr>
          <w:rStyle w:val="CommentReference"/>
          <w:sz w:val="22"/>
          <w:szCs w:val="22"/>
        </w:rPr>
        <w:commentReference w:id="10"/>
      </w:r>
      <w:r w:rsidR="009D0046" w:rsidRPr="00285796">
        <w:rPr>
          <w:sz w:val="22"/>
          <w:szCs w:val="22"/>
        </w:rPr>
        <w:t>.</w:t>
      </w:r>
    </w:p>
    <w:p w14:paraId="6BD7CE53" w14:textId="77777777" w:rsidR="00AF3231" w:rsidRPr="00285796" w:rsidRDefault="00AF3231" w:rsidP="00285796">
      <w:pPr>
        <w:tabs>
          <w:tab w:val="left" w:pos="720"/>
          <w:tab w:val="left" w:pos="1440"/>
        </w:tabs>
        <w:jc w:val="both"/>
        <w:rPr>
          <w:sz w:val="22"/>
          <w:szCs w:val="22"/>
        </w:rPr>
      </w:pPr>
      <w:bookmarkStart w:id="11" w:name="_DV_M15"/>
      <w:bookmarkStart w:id="12" w:name="_DV_M16"/>
      <w:bookmarkStart w:id="13" w:name="_DV_M18"/>
      <w:bookmarkStart w:id="14" w:name="_DV_M19"/>
      <w:bookmarkStart w:id="15" w:name="_DV_M20"/>
      <w:bookmarkStart w:id="16" w:name="_DV_M21"/>
      <w:bookmarkStart w:id="17" w:name="_DV_M22"/>
      <w:bookmarkStart w:id="18" w:name="_DV_M23"/>
      <w:bookmarkStart w:id="19" w:name="_DV_M26"/>
      <w:bookmarkStart w:id="20" w:name="_DV_M27"/>
      <w:bookmarkEnd w:id="11"/>
      <w:bookmarkEnd w:id="12"/>
      <w:bookmarkEnd w:id="13"/>
      <w:bookmarkEnd w:id="14"/>
      <w:bookmarkEnd w:id="15"/>
      <w:bookmarkEnd w:id="16"/>
      <w:bookmarkEnd w:id="17"/>
      <w:bookmarkEnd w:id="18"/>
      <w:bookmarkEnd w:id="19"/>
      <w:bookmarkEnd w:id="20"/>
    </w:p>
    <w:p w14:paraId="51133040" w14:textId="77777777" w:rsidR="00AF3231" w:rsidRPr="00285796" w:rsidRDefault="000011E0" w:rsidP="00285796">
      <w:pPr>
        <w:tabs>
          <w:tab w:val="left" w:pos="720"/>
          <w:tab w:val="left" w:pos="1560"/>
        </w:tabs>
        <w:ind w:left="2160" w:hanging="720"/>
        <w:jc w:val="both"/>
        <w:rPr>
          <w:sz w:val="22"/>
          <w:szCs w:val="22"/>
        </w:rPr>
      </w:pPr>
      <w:r w:rsidRPr="00285796">
        <w:rPr>
          <w:sz w:val="22"/>
          <w:szCs w:val="22"/>
        </w:rPr>
        <w:t>E</w:t>
      </w:r>
      <w:r w:rsidR="003E51E4" w:rsidRPr="00285796">
        <w:rPr>
          <w:sz w:val="22"/>
          <w:szCs w:val="22"/>
        </w:rPr>
        <w:t>.</w:t>
      </w:r>
      <w:r w:rsidR="003E51E4" w:rsidRPr="00285796">
        <w:rPr>
          <w:sz w:val="22"/>
          <w:szCs w:val="22"/>
        </w:rPr>
        <w:tab/>
      </w:r>
      <w:r w:rsidR="00AF3231" w:rsidRPr="00285796">
        <w:rPr>
          <w:sz w:val="22"/>
          <w:szCs w:val="22"/>
        </w:rPr>
        <w:t xml:space="preserve">Buyer will pay Seller the prices for the Products delivered to Buyer on the terms set forth on </w:t>
      </w:r>
      <w:r w:rsidR="00AF3231" w:rsidRPr="00285796">
        <w:rPr>
          <w:sz w:val="22"/>
          <w:szCs w:val="22"/>
          <w:u w:val="single"/>
        </w:rPr>
        <w:t>Exhibit A</w:t>
      </w:r>
      <w:r w:rsidR="00AF3231" w:rsidRPr="00285796">
        <w:rPr>
          <w:sz w:val="22"/>
          <w:szCs w:val="22"/>
        </w:rPr>
        <w:t>.</w:t>
      </w:r>
    </w:p>
    <w:p w14:paraId="682EE8E1" w14:textId="77777777" w:rsidR="00EE4F60" w:rsidRPr="00285796" w:rsidRDefault="00EE4F60" w:rsidP="00285796">
      <w:pPr>
        <w:tabs>
          <w:tab w:val="left" w:pos="720"/>
          <w:tab w:val="left" w:pos="1440"/>
        </w:tabs>
        <w:ind w:left="1440"/>
        <w:jc w:val="both"/>
        <w:rPr>
          <w:sz w:val="22"/>
          <w:szCs w:val="22"/>
        </w:rPr>
      </w:pPr>
    </w:p>
    <w:p w14:paraId="6AA8F393" w14:textId="77777777" w:rsidR="00AF3231" w:rsidRPr="00285796" w:rsidRDefault="00EE4F60" w:rsidP="00285796">
      <w:pPr>
        <w:ind w:left="1440" w:hanging="720"/>
        <w:jc w:val="both"/>
        <w:rPr>
          <w:sz w:val="22"/>
          <w:szCs w:val="22"/>
        </w:rPr>
      </w:pPr>
      <w:r w:rsidRPr="00285796">
        <w:rPr>
          <w:sz w:val="22"/>
          <w:szCs w:val="22"/>
        </w:rPr>
        <w:t>3.</w:t>
      </w:r>
      <w:r w:rsidRPr="00285796">
        <w:rPr>
          <w:sz w:val="22"/>
          <w:szCs w:val="22"/>
        </w:rPr>
        <w:tab/>
      </w:r>
      <w:r w:rsidR="003071E2" w:rsidRPr="00285796">
        <w:rPr>
          <w:sz w:val="22"/>
          <w:szCs w:val="22"/>
          <w:u w:val="single"/>
        </w:rPr>
        <w:t>Forecasts</w:t>
      </w:r>
      <w:r w:rsidR="00AF3231" w:rsidRPr="00285796">
        <w:rPr>
          <w:sz w:val="22"/>
          <w:szCs w:val="22"/>
        </w:rPr>
        <w:t>.</w:t>
      </w:r>
      <w:r w:rsidR="004A6B9B" w:rsidRPr="00285796">
        <w:rPr>
          <w:sz w:val="22"/>
          <w:szCs w:val="22"/>
        </w:rPr>
        <w:t xml:space="preserve">  </w:t>
      </w:r>
      <w:r w:rsidR="00AF3231" w:rsidRPr="00285796">
        <w:rPr>
          <w:sz w:val="22"/>
          <w:szCs w:val="22"/>
        </w:rPr>
        <w:t xml:space="preserve">In order to allow Seller to maintain adequate quantities of materials necessary to manufacture the Product, </w:t>
      </w:r>
      <w:r w:rsidR="00731FF1" w:rsidRPr="00285796">
        <w:rPr>
          <w:sz w:val="22"/>
          <w:szCs w:val="22"/>
        </w:rPr>
        <w:t>Buyer shall provide Seller with a three (3) month non</w:t>
      </w:r>
      <w:r w:rsidR="00083FC0" w:rsidRPr="00285796">
        <w:rPr>
          <w:sz w:val="22"/>
          <w:szCs w:val="22"/>
        </w:rPr>
        <w:t>-</w:t>
      </w:r>
      <w:r w:rsidR="00731FF1" w:rsidRPr="00285796">
        <w:rPr>
          <w:sz w:val="22"/>
          <w:szCs w:val="22"/>
        </w:rPr>
        <w:t>binding rolling forecast.</w:t>
      </w:r>
      <w:r w:rsidR="00AF3231" w:rsidRPr="00285796">
        <w:rPr>
          <w:sz w:val="22"/>
          <w:szCs w:val="22"/>
        </w:rPr>
        <w:t xml:space="preserve"> </w:t>
      </w:r>
    </w:p>
    <w:p w14:paraId="6E95478F" w14:textId="77777777" w:rsidR="00AF3231" w:rsidRPr="00285796" w:rsidRDefault="00AF3231" w:rsidP="00285796">
      <w:pPr>
        <w:tabs>
          <w:tab w:val="left" w:pos="720"/>
          <w:tab w:val="left" w:pos="1440"/>
        </w:tabs>
        <w:ind w:left="2160" w:hanging="2160"/>
        <w:jc w:val="both"/>
        <w:rPr>
          <w:sz w:val="22"/>
          <w:szCs w:val="22"/>
        </w:rPr>
      </w:pPr>
    </w:p>
    <w:p w14:paraId="6FE72E22" w14:textId="77777777" w:rsidR="00AF3231" w:rsidRPr="00285796" w:rsidRDefault="00EE4F60" w:rsidP="00285796">
      <w:pPr>
        <w:tabs>
          <w:tab w:val="left" w:pos="720"/>
          <w:tab w:val="left" w:pos="1440"/>
        </w:tabs>
        <w:ind w:left="720"/>
        <w:jc w:val="both"/>
        <w:rPr>
          <w:sz w:val="22"/>
          <w:szCs w:val="22"/>
        </w:rPr>
      </w:pPr>
      <w:r w:rsidRPr="00285796">
        <w:rPr>
          <w:sz w:val="22"/>
          <w:szCs w:val="22"/>
        </w:rPr>
        <w:t>4.</w:t>
      </w:r>
      <w:r w:rsidRPr="00285796">
        <w:rPr>
          <w:sz w:val="22"/>
          <w:szCs w:val="22"/>
        </w:rPr>
        <w:tab/>
      </w:r>
      <w:r w:rsidR="00AF3231" w:rsidRPr="00285796">
        <w:rPr>
          <w:sz w:val="22"/>
          <w:szCs w:val="22"/>
          <w:u w:val="single"/>
        </w:rPr>
        <w:t>Packaging and Labels</w:t>
      </w:r>
      <w:r w:rsidR="00AF3231" w:rsidRPr="00285796">
        <w:rPr>
          <w:sz w:val="22"/>
          <w:szCs w:val="22"/>
        </w:rPr>
        <w:t>.</w:t>
      </w:r>
    </w:p>
    <w:p w14:paraId="12E1D1DB" w14:textId="77777777" w:rsidR="00AF3231" w:rsidRPr="00285796" w:rsidRDefault="00AF3231" w:rsidP="00285796">
      <w:pPr>
        <w:tabs>
          <w:tab w:val="left" w:pos="720"/>
          <w:tab w:val="left" w:pos="1440"/>
        </w:tabs>
        <w:ind w:left="2160" w:hanging="2160"/>
        <w:jc w:val="both"/>
        <w:rPr>
          <w:sz w:val="22"/>
          <w:szCs w:val="22"/>
        </w:rPr>
      </w:pPr>
    </w:p>
    <w:p w14:paraId="7C3C69A4" w14:textId="1E776AD4" w:rsidR="00AF3231" w:rsidRPr="00285796" w:rsidRDefault="00EB6055" w:rsidP="00285796">
      <w:pPr>
        <w:numPr>
          <w:ilvl w:val="0"/>
          <w:numId w:val="3"/>
        </w:numPr>
        <w:tabs>
          <w:tab w:val="left" w:pos="720"/>
          <w:tab w:val="left" w:pos="1440"/>
        </w:tabs>
        <w:jc w:val="both"/>
        <w:rPr>
          <w:sz w:val="22"/>
          <w:szCs w:val="22"/>
        </w:rPr>
      </w:pPr>
      <w:r w:rsidRPr="00285796">
        <w:rPr>
          <w:sz w:val="22"/>
          <w:szCs w:val="22"/>
        </w:rPr>
        <w:t>Buyer</w:t>
      </w:r>
      <w:r w:rsidR="00AF3231" w:rsidRPr="00285796">
        <w:rPr>
          <w:sz w:val="22"/>
          <w:szCs w:val="22"/>
        </w:rPr>
        <w:t xml:space="preserve"> will, at its sole cost and expense, supply </w:t>
      </w:r>
      <w:r w:rsidRPr="00285796">
        <w:rPr>
          <w:sz w:val="22"/>
          <w:szCs w:val="22"/>
        </w:rPr>
        <w:t>Seller</w:t>
      </w:r>
      <w:r w:rsidR="00AF3231" w:rsidRPr="00285796">
        <w:rPr>
          <w:sz w:val="22"/>
          <w:szCs w:val="22"/>
        </w:rPr>
        <w:t xml:space="preserve"> with </w:t>
      </w:r>
      <w:r w:rsidR="008F3F28" w:rsidRPr="00285796">
        <w:rPr>
          <w:sz w:val="22"/>
          <w:szCs w:val="22"/>
        </w:rPr>
        <w:t>camera ready artwork</w:t>
      </w:r>
      <w:r w:rsidR="0005542E" w:rsidRPr="00285796">
        <w:rPr>
          <w:sz w:val="22"/>
          <w:szCs w:val="22"/>
        </w:rPr>
        <w:t xml:space="preserve"> for the labeling</w:t>
      </w:r>
      <w:r w:rsidR="00E17C1B" w:rsidRPr="00285796">
        <w:rPr>
          <w:sz w:val="22"/>
          <w:szCs w:val="22"/>
        </w:rPr>
        <w:t xml:space="preserve"> of </w:t>
      </w:r>
      <w:r w:rsidR="00AF3231" w:rsidRPr="00285796">
        <w:rPr>
          <w:sz w:val="22"/>
          <w:szCs w:val="22"/>
        </w:rPr>
        <w:t>the</w:t>
      </w:r>
      <w:r w:rsidR="0005542E" w:rsidRPr="00285796">
        <w:rPr>
          <w:sz w:val="22"/>
          <w:szCs w:val="22"/>
        </w:rPr>
        <w:t xml:space="preserve"> Products purchased hereunder.</w:t>
      </w:r>
      <w:r w:rsidR="003E059D" w:rsidRPr="00285796">
        <w:rPr>
          <w:sz w:val="22"/>
          <w:szCs w:val="22"/>
        </w:rPr>
        <w:t xml:space="preserve"> </w:t>
      </w:r>
      <w:r w:rsidR="0005542E" w:rsidRPr="00285796">
        <w:rPr>
          <w:sz w:val="22"/>
          <w:szCs w:val="22"/>
        </w:rPr>
        <w:t xml:space="preserve"> </w:t>
      </w:r>
      <w:r w:rsidR="00AF3231" w:rsidRPr="00285796">
        <w:rPr>
          <w:sz w:val="22"/>
          <w:szCs w:val="22"/>
        </w:rPr>
        <w:t xml:space="preserve">Buyer will include on such </w:t>
      </w:r>
      <w:r w:rsidR="0005542E" w:rsidRPr="00285796">
        <w:rPr>
          <w:sz w:val="22"/>
          <w:szCs w:val="22"/>
        </w:rPr>
        <w:t>Product labels</w:t>
      </w:r>
      <w:r w:rsidR="00AF3231" w:rsidRPr="00285796">
        <w:rPr>
          <w:sz w:val="22"/>
          <w:szCs w:val="22"/>
        </w:rPr>
        <w:t xml:space="preserve"> all information which is required on </w:t>
      </w:r>
      <w:r w:rsidR="00725DCC" w:rsidRPr="00285796">
        <w:rPr>
          <w:sz w:val="22"/>
          <w:szCs w:val="22"/>
        </w:rPr>
        <w:t>p</w:t>
      </w:r>
      <w:r w:rsidR="00AF3231" w:rsidRPr="00285796">
        <w:rPr>
          <w:sz w:val="22"/>
          <w:szCs w:val="22"/>
        </w:rPr>
        <w:t xml:space="preserve">roduct packaging pursuant to any applicable State and Federal laws or regulations and will </w:t>
      </w:r>
      <w:r w:rsidR="009A01A6" w:rsidRPr="00285796">
        <w:rPr>
          <w:sz w:val="22"/>
          <w:szCs w:val="22"/>
        </w:rPr>
        <w:t>ensure</w:t>
      </w:r>
      <w:r w:rsidR="00AF3231" w:rsidRPr="00285796">
        <w:rPr>
          <w:sz w:val="22"/>
          <w:szCs w:val="22"/>
        </w:rPr>
        <w:t xml:space="preserve"> that all </w:t>
      </w:r>
      <w:r w:rsidR="00AF3231" w:rsidRPr="00285796">
        <w:rPr>
          <w:sz w:val="22"/>
          <w:szCs w:val="22"/>
        </w:rPr>
        <w:lastRenderedPageBreak/>
        <w:t xml:space="preserve">Product labels and packaging comply in all respects with all such laws and regulations.  </w:t>
      </w:r>
      <w:r w:rsidR="008F3F28" w:rsidRPr="00285796">
        <w:rPr>
          <w:sz w:val="22"/>
          <w:szCs w:val="22"/>
        </w:rPr>
        <w:t>Seller shall provide Buyer with access to Safety Data Sheet templates and suggested labeling information in its possession and control reasonably necessary for Buyer to comp</w:t>
      </w:r>
      <w:r w:rsidR="0005542E" w:rsidRPr="00285796">
        <w:rPr>
          <w:sz w:val="22"/>
          <w:szCs w:val="22"/>
        </w:rPr>
        <w:t>ly with the above requirements.</w:t>
      </w:r>
      <w:r w:rsidR="008F3F28" w:rsidRPr="00285796">
        <w:rPr>
          <w:sz w:val="22"/>
          <w:szCs w:val="22"/>
        </w:rPr>
        <w:t xml:space="preserve"> </w:t>
      </w:r>
      <w:r w:rsidR="00AF3231" w:rsidRPr="00285796">
        <w:rPr>
          <w:color w:val="000000"/>
          <w:sz w:val="22"/>
          <w:szCs w:val="22"/>
        </w:rPr>
        <w:t xml:space="preserve">Buyer is solely responsible for any changes or alterations to the standard literature and labeling information provided </w:t>
      </w:r>
      <w:r w:rsidR="0023202F" w:rsidRPr="00285796">
        <w:rPr>
          <w:color w:val="000000"/>
          <w:sz w:val="22"/>
          <w:szCs w:val="22"/>
        </w:rPr>
        <w:t>by</w:t>
      </w:r>
      <w:r w:rsidR="00AF3231" w:rsidRPr="00285796">
        <w:rPr>
          <w:color w:val="000000"/>
          <w:sz w:val="22"/>
          <w:szCs w:val="22"/>
        </w:rPr>
        <w:t xml:space="preserve"> Seller. </w:t>
      </w:r>
      <w:r w:rsidR="008F3F28" w:rsidRPr="00285796">
        <w:rPr>
          <w:sz w:val="22"/>
          <w:szCs w:val="22"/>
        </w:rPr>
        <w:t xml:space="preserve"> Buyer will include a standard limited warranty, satisfactory to Seller, on all Product packaging which will limit liability to the replacement of any Product found to be defec</w:t>
      </w:r>
      <w:r w:rsidR="0005542E" w:rsidRPr="00285796">
        <w:rPr>
          <w:sz w:val="22"/>
          <w:szCs w:val="22"/>
        </w:rPr>
        <w:t>tive.</w:t>
      </w:r>
      <w:r w:rsidR="008F3F28" w:rsidRPr="00285796">
        <w:rPr>
          <w:sz w:val="22"/>
          <w:szCs w:val="22"/>
        </w:rPr>
        <w:t xml:space="preserve">  </w:t>
      </w:r>
      <w:r w:rsidR="003071E2" w:rsidRPr="00285796">
        <w:rPr>
          <w:sz w:val="22"/>
          <w:szCs w:val="22"/>
        </w:rPr>
        <w:t xml:space="preserve">Seller shall supply </w:t>
      </w:r>
      <w:r w:rsidR="003E059D" w:rsidRPr="00285796">
        <w:rPr>
          <w:sz w:val="22"/>
          <w:szCs w:val="22"/>
        </w:rPr>
        <w:t xml:space="preserve">packaging </w:t>
      </w:r>
      <w:r w:rsidR="009A01A6" w:rsidRPr="00285796">
        <w:rPr>
          <w:sz w:val="22"/>
          <w:szCs w:val="22"/>
        </w:rPr>
        <w:t>certificate o</w:t>
      </w:r>
      <w:r w:rsidR="0016241E" w:rsidRPr="00285796">
        <w:rPr>
          <w:sz w:val="22"/>
          <w:szCs w:val="22"/>
        </w:rPr>
        <w:t>f</w:t>
      </w:r>
      <w:r w:rsidR="009A01A6" w:rsidRPr="00285796">
        <w:rPr>
          <w:sz w:val="22"/>
          <w:szCs w:val="22"/>
        </w:rPr>
        <w:t xml:space="preserve"> analysis </w:t>
      </w:r>
      <w:r w:rsidR="003E059D" w:rsidRPr="00285796">
        <w:rPr>
          <w:sz w:val="22"/>
          <w:szCs w:val="22"/>
        </w:rPr>
        <w:t xml:space="preserve"> </w:t>
      </w:r>
      <w:r w:rsidR="003071E2" w:rsidRPr="00285796">
        <w:rPr>
          <w:sz w:val="22"/>
          <w:szCs w:val="22"/>
        </w:rPr>
        <w:t xml:space="preserve">which will include </w:t>
      </w:r>
      <w:r w:rsidR="0016241E" w:rsidRPr="00285796">
        <w:rPr>
          <w:sz w:val="22"/>
          <w:szCs w:val="22"/>
        </w:rPr>
        <w:t>production</w:t>
      </w:r>
      <w:r w:rsidR="00095A5C" w:rsidRPr="00285796">
        <w:rPr>
          <w:sz w:val="22"/>
          <w:szCs w:val="22"/>
        </w:rPr>
        <w:t xml:space="preserve"> date and trace-ability number</w:t>
      </w:r>
      <w:r w:rsidR="003E059D" w:rsidRPr="00285796">
        <w:rPr>
          <w:sz w:val="22"/>
          <w:szCs w:val="22"/>
        </w:rPr>
        <w:t xml:space="preserve"> of </w:t>
      </w:r>
      <w:commentRangeStart w:id="21"/>
      <w:r w:rsidR="003E059D" w:rsidRPr="00285796">
        <w:rPr>
          <w:sz w:val="22"/>
          <w:szCs w:val="22"/>
        </w:rPr>
        <w:t>Product</w:t>
      </w:r>
      <w:commentRangeEnd w:id="21"/>
      <w:r w:rsidR="00E76162" w:rsidRPr="00285796">
        <w:rPr>
          <w:rStyle w:val="CommentReference"/>
          <w:sz w:val="22"/>
          <w:szCs w:val="22"/>
        </w:rPr>
        <w:commentReference w:id="21"/>
      </w:r>
      <w:r w:rsidR="003E059D" w:rsidRPr="00285796">
        <w:rPr>
          <w:sz w:val="22"/>
          <w:szCs w:val="22"/>
        </w:rPr>
        <w:t xml:space="preserve">.  </w:t>
      </w:r>
    </w:p>
    <w:p w14:paraId="34ADA36D" w14:textId="77777777" w:rsidR="00AF3231" w:rsidRPr="00285796" w:rsidRDefault="00AF3231" w:rsidP="00285796">
      <w:pPr>
        <w:tabs>
          <w:tab w:val="left" w:pos="720"/>
          <w:tab w:val="left" w:pos="1440"/>
        </w:tabs>
        <w:ind w:left="1440"/>
        <w:jc w:val="both"/>
        <w:rPr>
          <w:sz w:val="22"/>
          <w:szCs w:val="22"/>
        </w:rPr>
      </w:pPr>
    </w:p>
    <w:p w14:paraId="04636757" w14:textId="7F8CC7D3" w:rsidR="00AF3231" w:rsidRPr="00285796" w:rsidRDefault="00AF3231" w:rsidP="00285796">
      <w:pPr>
        <w:numPr>
          <w:ilvl w:val="0"/>
          <w:numId w:val="3"/>
        </w:numPr>
        <w:tabs>
          <w:tab w:val="left" w:pos="720"/>
          <w:tab w:val="left" w:pos="1440"/>
        </w:tabs>
        <w:jc w:val="both"/>
        <w:rPr>
          <w:sz w:val="22"/>
          <w:szCs w:val="22"/>
        </w:rPr>
      </w:pPr>
      <w:r w:rsidRPr="00285796">
        <w:rPr>
          <w:sz w:val="22"/>
          <w:szCs w:val="22"/>
        </w:rPr>
        <w:t xml:space="preserve">All proprietary rights to Buyer’s private label Products, including but not limited to labels, </w:t>
      </w:r>
      <w:r w:rsidR="009A01A6" w:rsidRPr="00285796">
        <w:rPr>
          <w:sz w:val="22"/>
          <w:szCs w:val="22"/>
        </w:rPr>
        <w:t>brochures</w:t>
      </w:r>
      <w:r w:rsidRPr="00285796">
        <w:rPr>
          <w:sz w:val="22"/>
          <w:szCs w:val="22"/>
        </w:rPr>
        <w:t>, art, drawings</w:t>
      </w:r>
      <w:r w:rsidR="009A01A6" w:rsidRPr="00285796">
        <w:rPr>
          <w:sz w:val="22"/>
          <w:szCs w:val="22"/>
        </w:rPr>
        <w:t>, websites</w:t>
      </w:r>
      <w:r w:rsidRPr="00285796">
        <w:rPr>
          <w:sz w:val="22"/>
          <w:szCs w:val="22"/>
        </w:rPr>
        <w:t xml:space="preserve"> or other items furnished by Buyer, will be the exclusive property of Buyer.  </w:t>
      </w:r>
    </w:p>
    <w:p w14:paraId="748026CE" w14:textId="29FEF548" w:rsidR="00AF3231" w:rsidRPr="00285796" w:rsidRDefault="00AF3231" w:rsidP="00285796">
      <w:pPr>
        <w:tabs>
          <w:tab w:val="left" w:pos="720"/>
          <w:tab w:val="left" w:pos="1440"/>
        </w:tabs>
        <w:jc w:val="both"/>
        <w:rPr>
          <w:sz w:val="22"/>
          <w:szCs w:val="22"/>
        </w:rPr>
      </w:pPr>
    </w:p>
    <w:p w14:paraId="735DA17F" w14:textId="5730F3E1" w:rsidR="00AF3231" w:rsidRPr="00285796" w:rsidRDefault="00EE4F60" w:rsidP="00285796">
      <w:pPr>
        <w:tabs>
          <w:tab w:val="left" w:pos="720"/>
          <w:tab w:val="left" w:pos="1440"/>
        </w:tabs>
        <w:ind w:left="720"/>
        <w:jc w:val="both"/>
        <w:rPr>
          <w:sz w:val="22"/>
          <w:szCs w:val="22"/>
        </w:rPr>
      </w:pPr>
      <w:commentRangeStart w:id="22"/>
      <w:commentRangeStart w:id="23"/>
      <w:r w:rsidRPr="00285796">
        <w:rPr>
          <w:sz w:val="22"/>
          <w:szCs w:val="22"/>
        </w:rPr>
        <w:t>5.</w:t>
      </w:r>
      <w:r w:rsidRPr="00285796">
        <w:rPr>
          <w:sz w:val="22"/>
          <w:szCs w:val="22"/>
        </w:rPr>
        <w:tab/>
      </w:r>
      <w:r w:rsidR="00AF3231" w:rsidRPr="00285796">
        <w:rPr>
          <w:sz w:val="22"/>
          <w:szCs w:val="22"/>
          <w:u w:val="single"/>
        </w:rPr>
        <w:t>Grant of Rights</w:t>
      </w:r>
      <w:r w:rsidR="00AF3231" w:rsidRPr="00285796">
        <w:rPr>
          <w:sz w:val="22"/>
          <w:szCs w:val="22"/>
        </w:rPr>
        <w:t>.</w:t>
      </w:r>
    </w:p>
    <w:p w14:paraId="6A097E4B" w14:textId="4D63352A" w:rsidR="00AF3231" w:rsidRPr="00285796" w:rsidRDefault="00AF3231" w:rsidP="00285796">
      <w:pPr>
        <w:tabs>
          <w:tab w:val="left" w:pos="720"/>
          <w:tab w:val="left" w:pos="1440"/>
        </w:tabs>
        <w:ind w:left="810"/>
        <w:jc w:val="both"/>
        <w:rPr>
          <w:sz w:val="22"/>
          <w:szCs w:val="22"/>
        </w:rPr>
      </w:pPr>
      <w:r w:rsidRPr="00285796">
        <w:rPr>
          <w:sz w:val="22"/>
          <w:szCs w:val="22"/>
        </w:rPr>
        <w:tab/>
      </w:r>
    </w:p>
    <w:p w14:paraId="093EF883" w14:textId="736B9D65" w:rsidR="00AF3231" w:rsidRDefault="001815F5" w:rsidP="00285796">
      <w:pPr>
        <w:tabs>
          <w:tab w:val="left" w:pos="720"/>
          <w:tab w:val="left" w:pos="1440"/>
        </w:tabs>
        <w:ind w:left="1440" w:firstLine="630"/>
        <w:jc w:val="both"/>
        <w:rPr>
          <w:sz w:val="22"/>
          <w:szCs w:val="22"/>
        </w:rPr>
      </w:pPr>
      <w:r w:rsidRPr="00285796">
        <w:rPr>
          <w:sz w:val="22"/>
          <w:szCs w:val="22"/>
        </w:rPr>
        <w:t xml:space="preserve">Seller agrees that </w:t>
      </w:r>
      <w:r w:rsidR="00AF3231" w:rsidRPr="00285796">
        <w:rPr>
          <w:sz w:val="22"/>
          <w:szCs w:val="22"/>
        </w:rPr>
        <w:t xml:space="preserve">Buyer </w:t>
      </w:r>
      <w:r w:rsidR="003E059D" w:rsidRPr="00285796">
        <w:rPr>
          <w:sz w:val="22"/>
          <w:szCs w:val="22"/>
        </w:rPr>
        <w:t xml:space="preserve">will </w:t>
      </w:r>
      <w:r w:rsidRPr="00285796">
        <w:rPr>
          <w:sz w:val="22"/>
          <w:szCs w:val="22"/>
        </w:rPr>
        <w:t>have the right to use the Products in the promotion and sale of Buyer’s line of</w:t>
      </w:r>
      <w:r w:rsidR="00CE072F" w:rsidRPr="00285796">
        <w:rPr>
          <w:sz w:val="22"/>
          <w:szCs w:val="22"/>
        </w:rPr>
        <w:t xml:space="preserve"> Asphalt products for roofs, roads, parking lots and any other area asphalt, concrete or construction is involved</w:t>
      </w:r>
      <w:ins w:id="24" w:author="Burke, Matt" w:date="2020-08-06T11:36:00Z">
        <w:r w:rsidR="002729B0" w:rsidRPr="00285796">
          <w:rPr>
            <w:sz w:val="22"/>
            <w:szCs w:val="22"/>
          </w:rPr>
          <w:t xml:space="preserve"> as described in the </w:t>
        </w:r>
        <w:r w:rsidR="008919F4" w:rsidRPr="00285796">
          <w:rPr>
            <w:sz w:val="22"/>
            <w:szCs w:val="22"/>
          </w:rPr>
          <w:t>Non-Exclusive Sub-License Agr</w:t>
        </w:r>
      </w:ins>
      <w:ins w:id="25" w:author="Burke, Matt" w:date="2020-08-06T11:37:00Z">
        <w:r w:rsidR="008919F4" w:rsidRPr="00285796">
          <w:rPr>
            <w:sz w:val="22"/>
            <w:szCs w:val="22"/>
          </w:rPr>
          <w:t>eement between Seller and Buyer of even date herewith</w:t>
        </w:r>
      </w:ins>
      <w:r w:rsidR="00CE072F" w:rsidRPr="00285796">
        <w:rPr>
          <w:sz w:val="22"/>
          <w:szCs w:val="22"/>
        </w:rPr>
        <w:t>.</w:t>
      </w:r>
      <w:commentRangeEnd w:id="22"/>
      <w:r w:rsidR="00DA7087" w:rsidRPr="00285796">
        <w:rPr>
          <w:rStyle w:val="CommentReference"/>
          <w:sz w:val="22"/>
          <w:szCs w:val="22"/>
        </w:rPr>
        <w:commentReference w:id="22"/>
      </w:r>
      <w:commentRangeEnd w:id="23"/>
      <w:r w:rsidR="00B853A4" w:rsidRPr="00285796">
        <w:rPr>
          <w:rStyle w:val="CommentReference"/>
          <w:sz w:val="22"/>
          <w:szCs w:val="22"/>
        </w:rPr>
        <w:commentReference w:id="23"/>
      </w:r>
    </w:p>
    <w:p w14:paraId="4FD07755" w14:textId="77777777" w:rsidR="00AF3231" w:rsidRPr="00285796" w:rsidRDefault="00AF3231" w:rsidP="00285796">
      <w:pPr>
        <w:tabs>
          <w:tab w:val="left" w:pos="720"/>
          <w:tab w:val="left" w:pos="1440"/>
        </w:tabs>
        <w:ind w:left="1440" w:firstLine="630"/>
        <w:jc w:val="both"/>
        <w:rPr>
          <w:sz w:val="22"/>
          <w:szCs w:val="22"/>
        </w:rPr>
      </w:pPr>
    </w:p>
    <w:p w14:paraId="0B7EC522" w14:textId="6092E5CA" w:rsidR="001815F5" w:rsidRPr="00285796" w:rsidRDefault="00EE4F60" w:rsidP="00285796">
      <w:pPr>
        <w:tabs>
          <w:tab w:val="left" w:pos="720"/>
        </w:tabs>
        <w:ind w:left="720"/>
        <w:jc w:val="both"/>
        <w:rPr>
          <w:sz w:val="22"/>
          <w:szCs w:val="22"/>
        </w:rPr>
      </w:pPr>
      <w:r w:rsidRPr="00285796">
        <w:rPr>
          <w:sz w:val="22"/>
          <w:szCs w:val="22"/>
        </w:rPr>
        <w:t>6.</w:t>
      </w:r>
      <w:r w:rsidRPr="00285796">
        <w:rPr>
          <w:sz w:val="22"/>
          <w:szCs w:val="22"/>
        </w:rPr>
        <w:tab/>
      </w:r>
      <w:r w:rsidR="00AF3231" w:rsidRPr="00285796">
        <w:rPr>
          <w:sz w:val="22"/>
          <w:szCs w:val="22"/>
          <w:u w:val="single"/>
        </w:rPr>
        <w:t>Shipping and Delivery</w:t>
      </w:r>
      <w:r w:rsidR="00AF3231" w:rsidRPr="00285796">
        <w:rPr>
          <w:sz w:val="22"/>
          <w:szCs w:val="22"/>
        </w:rPr>
        <w:t>.</w:t>
      </w:r>
    </w:p>
    <w:p w14:paraId="195D673F" w14:textId="77777777" w:rsidR="00AF3231" w:rsidRPr="00285796" w:rsidRDefault="00AF3231" w:rsidP="00285796">
      <w:pPr>
        <w:tabs>
          <w:tab w:val="left" w:pos="720"/>
          <w:tab w:val="left" w:pos="1440"/>
        </w:tabs>
        <w:ind w:left="2160" w:hanging="2160"/>
        <w:jc w:val="both"/>
        <w:rPr>
          <w:sz w:val="22"/>
          <w:szCs w:val="22"/>
        </w:rPr>
      </w:pPr>
    </w:p>
    <w:p w14:paraId="2F4E90B6" w14:textId="24816861" w:rsidR="00AF3231" w:rsidRPr="00285796" w:rsidRDefault="00AF3231" w:rsidP="00285796">
      <w:pPr>
        <w:tabs>
          <w:tab w:val="left" w:pos="720"/>
          <w:tab w:val="left" w:pos="1440"/>
        </w:tabs>
        <w:ind w:left="1440" w:hanging="2160"/>
        <w:jc w:val="both"/>
        <w:rPr>
          <w:sz w:val="22"/>
          <w:szCs w:val="22"/>
        </w:rPr>
      </w:pPr>
      <w:r w:rsidRPr="00285796">
        <w:rPr>
          <w:sz w:val="22"/>
          <w:szCs w:val="22"/>
        </w:rPr>
        <w:tab/>
      </w:r>
      <w:r w:rsidRPr="00285796">
        <w:rPr>
          <w:sz w:val="22"/>
          <w:szCs w:val="22"/>
        </w:rPr>
        <w:tab/>
        <w:t xml:space="preserve">Seller agrees to </w:t>
      </w:r>
      <w:r w:rsidR="00D22DA8" w:rsidRPr="00285796">
        <w:rPr>
          <w:sz w:val="22"/>
          <w:szCs w:val="22"/>
        </w:rPr>
        <w:t xml:space="preserve">use commercially reasonable efforts to </w:t>
      </w:r>
      <w:r w:rsidRPr="00285796">
        <w:rPr>
          <w:sz w:val="22"/>
          <w:szCs w:val="22"/>
        </w:rPr>
        <w:t xml:space="preserve">fill and deliver each order </w:t>
      </w:r>
      <w:r w:rsidR="00472F4E" w:rsidRPr="00285796">
        <w:rPr>
          <w:sz w:val="22"/>
          <w:szCs w:val="22"/>
        </w:rPr>
        <w:t>EXW</w:t>
      </w:r>
      <w:r w:rsidR="009A01A6" w:rsidRPr="00285796">
        <w:rPr>
          <w:sz w:val="22"/>
          <w:szCs w:val="22"/>
        </w:rPr>
        <w:t xml:space="preserve"> to</w:t>
      </w:r>
      <w:r w:rsidR="00472F4E" w:rsidRPr="00285796">
        <w:rPr>
          <w:sz w:val="22"/>
          <w:szCs w:val="22"/>
        </w:rPr>
        <w:t xml:space="preserve"> its Ames, IA facility</w:t>
      </w:r>
      <w:r w:rsidR="00D22DA8" w:rsidRPr="00285796">
        <w:rPr>
          <w:sz w:val="22"/>
          <w:szCs w:val="22"/>
        </w:rPr>
        <w:t>.</w:t>
      </w:r>
      <w:r w:rsidR="0023202F" w:rsidRPr="00285796">
        <w:rPr>
          <w:sz w:val="22"/>
          <w:szCs w:val="22"/>
        </w:rPr>
        <w:t xml:space="preserve"> </w:t>
      </w:r>
      <w:r w:rsidR="00D22DA8" w:rsidRPr="00285796">
        <w:rPr>
          <w:sz w:val="22"/>
          <w:szCs w:val="22"/>
        </w:rPr>
        <w:t xml:space="preserve">Furthermore, Seller will manufacture Products based on </w:t>
      </w:r>
      <w:r w:rsidR="009A01A6" w:rsidRPr="00285796">
        <w:rPr>
          <w:sz w:val="22"/>
          <w:szCs w:val="22"/>
        </w:rPr>
        <w:t>purchase orders from Buyer</w:t>
      </w:r>
      <w:r w:rsidR="00D22DA8" w:rsidRPr="00285796">
        <w:rPr>
          <w:sz w:val="22"/>
          <w:szCs w:val="22"/>
        </w:rPr>
        <w:t xml:space="preserve">.  </w:t>
      </w:r>
      <w:r w:rsidR="003E059D" w:rsidRPr="00285796">
        <w:rPr>
          <w:sz w:val="22"/>
          <w:szCs w:val="22"/>
        </w:rPr>
        <w:t xml:space="preserve">Unless otherwise </w:t>
      </w:r>
      <w:r w:rsidR="007E3B51" w:rsidRPr="00285796">
        <w:rPr>
          <w:sz w:val="22"/>
          <w:szCs w:val="22"/>
        </w:rPr>
        <w:t>agreed to in writing</w:t>
      </w:r>
      <w:r w:rsidR="003E059D" w:rsidRPr="00285796">
        <w:rPr>
          <w:sz w:val="22"/>
          <w:szCs w:val="22"/>
        </w:rPr>
        <w:t xml:space="preserve"> on any Purchase Order, a</w:t>
      </w:r>
      <w:r w:rsidRPr="00285796">
        <w:rPr>
          <w:sz w:val="22"/>
          <w:szCs w:val="22"/>
        </w:rPr>
        <w:t xml:space="preserve">ll transportation charges </w:t>
      </w:r>
      <w:r w:rsidR="00091F7E" w:rsidRPr="00285796">
        <w:rPr>
          <w:sz w:val="22"/>
          <w:szCs w:val="22"/>
        </w:rPr>
        <w:t>for Full</w:t>
      </w:r>
      <w:r w:rsidR="00D0325E" w:rsidRPr="00285796">
        <w:rPr>
          <w:sz w:val="22"/>
          <w:szCs w:val="22"/>
        </w:rPr>
        <w:t xml:space="preserve"> Truckloads of Products</w:t>
      </w:r>
      <w:r w:rsidR="00091F7E" w:rsidRPr="00285796">
        <w:rPr>
          <w:sz w:val="22"/>
          <w:szCs w:val="22"/>
        </w:rPr>
        <w:t xml:space="preserve"> </w:t>
      </w:r>
      <w:r w:rsidRPr="00285796">
        <w:rPr>
          <w:sz w:val="22"/>
          <w:szCs w:val="22"/>
        </w:rPr>
        <w:t>shall be the obligation of Buyer.</w:t>
      </w:r>
      <w:r w:rsidR="00D0325E" w:rsidRPr="00285796">
        <w:rPr>
          <w:sz w:val="22"/>
          <w:szCs w:val="22"/>
        </w:rPr>
        <w:t xml:space="preserve">  For purposes of this Agreement, “Full Truckloads” means </w:t>
      </w:r>
      <w:r w:rsidR="00F90174" w:rsidRPr="00285796">
        <w:rPr>
          <w:sz w:val="22"/>
          <w:szCs w:val="22"/>
        </w:rPr>
        <w:t>44,000</w:t>
      </w:r>
      <w:r w:rsidR="009A01A6" w:rsidRPr="00285796">
        <w:rPr>
          <w:sz w:val="22"/>
          <w:szCs w:val="22"/>
        </w:rPr>
        <w:t>+</w:t>
      </w:r>
      <w:r w:rsidR="00F90174" w:rsidRPr="00285796">
        <w:rPr>
          <w:sz w:val="22"/>
          <w:szCs w:val="22"/>
        </w:rPr>
        <w:t xml:space="preserve"> lbs. of Products.  </w:t>
      </w:r>
    </w:p>
    <w:p w14:paraId="74127220" w14:textId="77777777" w:rsidR="00AF3231" w:rsidRPr="00285796" w:rsidRDefault="00AF3231" w:rsidP="00285796">
      <w:pPr>
        <w:tabs>
          <w:tab w:val="left" w:pos="720"/>
          <w:tab w:val="left" w:pos="1440"/>
        </w:tabs>
        <w:ind w:left="2160" w:hanging="2160"/>
        <w:jc w:val="both"/>
        <w:rPr>
          <w:sz w:val="22"/>
          <w:szCs w:val="22"/>
        </w:rPr>
      </w:pPr>
    </w:p>
    <w:p w14:paraId="02B137EE" w14:textId="7E864ECB" w:rsidR="00AF3231" w:rsidRPr="00285796" w:rsidRDefault="00EE4F60" w:rsidP="00285796">
      <w:pPr>
        <w:ind w:left="720"/>
        <w:jc w:val="both"/>
        <w:rPr>
          <w:sz w:val="22"/>
          <w:szCs w:val="22"/>
        </w:rPr>
      </w:pPr>
      <w:r w:rsidRPr="00285796">
        <w:rPr>
          <w:sz w:val="22"/>
          <w:szCs w:val="22"/>
        </w:rPr>
        <w:t>7.</w:t>
      </w:r>
      <w:r w:rsidRPr="00285796">
        <w:rPr>
          <w:sz w:val="22"/>
          <w:szCs w:val="22"/>
        </w:rPr>
        <w:tab/>
      </w:r>
      <w:r w:rsidR="00AF3231" w:rsidRPr="00285796">
        <w:rPr>
          <w:sz w:val="22"/>
          <w:szCs w:val="22"/>
          <w:u w:val="single"/>
        </w:rPr>
        <w:t>Warrant</w:t>
      </w:r>
      <w:r w:rsidR="00711764" w:rsidRPr="00285796">
        <w:rPr>
          <w:sz w:val="22"/>
          <w:szCs w:val="22"/>
          <w:u w:val="single"/>
        </w:rPr>
        <w:t>ies/Indemnification</w:t>
      </w:r>
    </w:p>
    <w:p w14:paraId="63BB5424" w14:textId="77777777" w:rsidR="00AF3231" w:rsidRPr="00285796" w:rsidRDefault="00AF3231" w:rsidP="00285796">
      <w:pPr>
        <w:ind w:left="720"/>
        <w:jc w:val="both"/>
        <w:rPr>
          <w:sz w:val="22"/>
          <w:szCs w:val="22"/>
        </w:rPr>
      </w:pPr>
    </w:p>
    <w:p w14:paraId="2497C924" w14:textId="5FB8A118" w:rsidR="004B2ED9" w:rsidRPr="00285796" w:rsidRDefault="001815F5" w:rsidP="00285796">
      <w:pPr>
        <w:ind w:left="2160" w:hanging="720"/>
        <w:jc w:val="both"/>
        <w:rPr>
          <w:sz w:val="22"/>
          <w:szCs w:val="22"/>
        </w:rPr>
      </w:pPr>
      <w:r w:rsidRPr="00285796">
        <w:rPr>
          <w:sz w:val="22"/>
          <w:szCs w:val="22"/>
        </w:rPr>
        <w:t>A.</w:t>
      </w:r>
      <w:r w:rsidRPr="00285796">
        <w:rPr>
          <w:sz w:val="22"/>
          <w:szCs w:val="22"/>
        </w:rPr>
        <w:tab/>
      </w:r>
      <w:r w:rsidR="00AF3231" w:rsidRPr="00285796">
        <w:rPr>
          <w:sz w:val="22"/>
          <w:szCs w:val="22"/>
        </w:rPr>
        <w:t>Seller warrants to Buyer that all goods shipped to Buyer hereunder will conform to applicable Federal, State or local law with respect to the manufacture of such goods</w:t>
      </w:r>
      <w:r w:rsidR="00A54ABC" w:rsidRPr="00285796">
        <w:rPr>
          <w:sz w:val="22"/>
          <w:szCs w:val="22"/>
        </w:rPr>
        <w:t>.</w:t>
      </w:r>
      <w:r w:rsidR="00AF3231" w:rsidRPr="00285796">
        <w:rPr>
          <w:sz w:val="22"/>
          <w:szCs w:val="22"/>
        </w:rPr>
        <w:t xml:space="preserve">  </w:t>
      </w:r>
      <w:r w:rsidR="004B2ED9" w:rsidRPr="00285796">
        <w:rPr>
          <w:sz w:val="22"/>
          <w:szCs w:val="22"/>
        </w:rPr>
        <w:t xml:space="preserve">Seller further warrants that </w:t>
      </w:r>
      <w:r w:rsidR="00294F23" w:rsidRPr="00285796">
        <w:rPr>
          <w:sz w:val="22"/>
          <w:szCs w:val="22"/>
        </w:rPr>
        <w:t>(</w:t>
      </w:r>
      <w:proofErr w:type="spellStart"/>
      <w:r w:rsidR="00294F23" w:rsidRPr="00285796">
        <w:rPr>
          <w:sz w:val="22"/>
          <w:szCs w:val="22"/>
        </w:rPr>
        <w:t>i</w:t>
      </w:r>
      <w:proofErr w:type="spellEnd"/>
      <w:r w:rsidR="00294F23" w:rsidRPr="00285796">
        <w:rPr>
          <w:sz w:val="22"/>
          <w:szCs w:val="22"/>
        </w:rPr>
        <w:t xml:space="preserve">) </w:t>
      </w:r>
      <w:r w:rsidR="004B2ED9" w:rsidRPr="00285796">
        <w:rPr>
          <w:sz w:val="22"/>
          <w:szCs w:val="22"/>
        </w:rPr>
        <w:t xml:space="preserve">the Products </w:t>
      </w:r>
      <w:r w:rsidR="001B2FAA" w:rsidRPr="00285796">
        <w:rPr>
          <w:sz w:val="22"/>
          <w:szCs w:val="22"/>
        </w:rPr>
        <w:t xml:space="preserve">will be free from </w:t>
      </w:r>
      <w:r w:rsidR="00DE54E4" w:rsidRPr="00285796">
        <w:rPr>
          <w:sz w:val="22"/>
          <w:szCs w:val="22"/>
        </w:rPr>
        <w:t>material</w:t>
      </w:r>
      <w:r w:rsidR="00AF7817" w:rsidRPr="00285796">
        <w:rPr>
          <w:sz w:val="22"/>
          <w:szCs w:val="22"/>
        </w:rPr>
        <w:t xml:space="preserve"> </w:t>
      </w:r>
      <w:r w:rsidR="001B2FAA" w:rsidRPr="00285796">
        <w:rPr>
          <w:sz w:val="22"/>
          <w:szCs w:val="22"/>
        </w:rPr>
        <w:t xml:space="preserve">defects; (ii) the Product will conform to the specifications attached hereto as </w:t>
      </w:r>
      <w:r w:rsidR="001B2FAA" w:rsidRPr="00285796">
        <w:rPr>
          <w:sz w:val="22"/>
          <w:szCs w:val="22"/>
          <w:u w:val="single"/>
        </w:rPr>
        <w:t xml:space="preserve">Exhibit </w:t>
      </w:r>
      <w:del w:id="26" w:author="Michael Forrester" w:date="2020-07-08T16:34:00Z">
        <w:r w:rsidR="0062767F" w:rsidRPr="00285796" w:rsidDel="00DA7087">
          <w:rPr>
            <w:sz w:val="22"/>
            <w:szCs w:val="22"/>
            <w:u w:val="single"/>
          </w:rPr>
          <w:delText>B</w:delText>
        </w:r>
        <w:r w:rsidR="0071510D" w:rsidRPr="00285796" w:rsidDel="00DA7087">
          <w:rPr>
            <w:sz w:val="22"/>
            <w:szCs w:val="22"/>
          </w:rPr>
          <w:delText xml:space="preserve"> </w:delText>
        </w:r>
      </w:del>
      <w:ins w:id="27" w:author="Michael Forrester" w:date="2020-07-08T16:34:00Z">
        <w:r w:rsidR="00DA7087" w:rsidRPr="00285796">
          <w:rPr>
            <w:sz w:val="22"/>
            <w:szCs w:val="22"/>
            <w:u w:val="single"/>
          </w:rPr>
          <w:t>C</w:t>
        </w:r>
        <w:r w:rsidR="00DA7087" w:rsidRPr="00285796">
          <w:rPr>
            <w:sz w:val="22"/>
            <w:szCs w:val="22"/>
          </w:rPr>
          <w:t xml:space="preserve"> </w:t>
        </w:r>
      </w:ins>
      <w:r w:rsidR="0071510D" w:rsidRPr="00285796">
        <w:rPr>
          <w:sz w:val="22"/>
          <w:szCs w:val="22"/>
        </w:rPr>
        <w:t xml:space="preserve">and (iii) the Product will perform as stated by Seller when utilized in accordance with </w:t>
      </w:r>
      <w:r w:rsidR="004E3462" w:rsidRPr="00285796">
        <w:rPr>
          <w:sz w:val="22"/>
          <w:szCs w:val="22"/>
        </w:rPr>
        <w:t xml:space="preserve">Seller’s </w:t>
      </w:r>
      <w:r w:rsidR="0071510D" w:rsidRPr="00285796">
        <w:rPr>
          <w:sz w:val="22"/>
          <w:szCs w:val="22"/>
        </w:rPr>
        <w:t>applicable instructions, labeling information and guidelines</w:t>
      </w:r>
      <w:r w:rsidR="001B2FAA" w:rsidRPr="00285796">
        <w:rPr>
          <w:sz w:val="22"/>
          <w:szCs w:val="22"/>
        </w:rPr>
        <w:t>.  The warranties in this section shall</w:t>
      </w:r>
      <w:r w:rsidR="002C4A68" w:rsidRPr="00285796">
        <w:rPr>
          <w:sz w:val="22"/>
          <w:szCs w:val="22"/>
        </w:rPr>
        <w:t xml:space="preserve"> survive</w:t>
      </w:r>
      <w:r w:rsidR="001B2FAA" w:rsidRPr="00285796">
        <w:rPr>
          <w:sz w:val="22"/>
          <w:szCs w:val="22"/>
        </w:rPr>
        <w:t xml:space="preserve"> delivery of the Product and shall not be waived by acceptance of the Product or payment.  </w:t>
      </w:r>
    </w:p>
    <w:p w14:paraId="6E0C2F4F" w14:textId="77777777" w:rsidR="0043357C" w:rsidRPr="00285796" w:rsidRDefault="0043357C" w:rsidP="00285796">
      <w:pPr>
        <w:ind w:left="2160" w:hanging="720"/>
        <w:jc w:val="both"/>
        <w:rPr>
          <w:sz w:val="22"/>
          <w:szCs w:val="22"/>
        </w:rPr>
      </w:pPr>
    </w:p>
    <w:p w14:paraId="194B9F88" w14:textId="19406728" w:rsidR="007C321D" w:rsidRPr="00285796" w:rsidRDefault="0043357C" w:rsidP="00285796">
      <w:pPr>
        <w:autoSpaceDE w:val="0"/>
        <w:autoSpaceDN w:val="0"/>
        <w:adjustRightInd w:val="0"/>
        <w:ind w:left="2160" w:hanging="720"/>
        <w:jc w:val="both"/>
        <w:rPr>
          <w:color w:val="000000"/>
          <w:sz w:val="22"/>
          <w:szCs w:val="22"/>
          <w:lang w:eastAsia="ko-KR"/>
        </w:rPr>
      </w:pPr>
      <w:r w:rsidRPr="00285796">
        <w:rPr>
          <w:sz w:val="22"/>
          <w:szCs w:val="22"/>
        </w:rPr>
        <w:t>B.</w:t>
      </w:r>
      <w:commentRangeStart w:id="28"/>
      <w:commentRangeStart w:id="29"/>
      <w:r w:rsidRPr="00285796">
        <w:rPr>
          <w:sz w:val="22"/>
          <w:szCs w:val="22"/>
        </w:rPr>
        <w:tab/>
      </w:r>
      <w:ins w:id="30" w:author="Glenn Johnson" w:date="2020-09-10T08:43:00Z">
        <w:r w:rsidR="005C0848" w:rsidRPr="00285796">
          <w:rPr>
            <w:sz w:val="22"/>
            <w:szCs w:val="22"/>
          </w:rPr>
          <w:t>As provided in the Sublicense Agreeme</w:t>
        </w:r>
      </w:ins>
      <w:ins w:id="31" w:author="Glenn Johnson" w:date="2020-09-10T08:44:00Z">
        <w:r w:rsidR="005C0848" w:rsidRPr="00285796">
          <w:rPr>
            <w:sz w:val="22"/>
            <w:szCs w:val="22"/>
          </w:rPr>
          <w:t xml:space="preserve">nt, </w:t>
        </w:r>
      </w:ins>
      <w:r w:rsidR="00F46D8C" w:rsidRPr="00285796">
        <w:rPr>
          <w:color w:val="000000"/>
          <w:sz w:val="22"/>
          <w:szCs w:val="22"/>
          <w:lang w:eastAsia="ko-KR"/>
        </w:rPr>
        <w:t xml:space="preserve">Seller warrants that it is the owner of, or has sufficient rights to the title to and interest in the Products and is entitled to deliver them to </w:t>
      </w:r>
      <w:r w:rsidR="006F61FF" w:rsidRPr="00285796">
        <w:rPr>
          <w:color w:val="000000"/>
          <w:sz w:val="22"/>
          <w:szCs w:val="22"/>
          <w:lang w:eastAsia="ko-KR"/>
        </w:rPr>
        <w:t>Buyer</w:t>
      </w:r>
      <w:r w:rsidR="00F46D8C" w:rsidRPr="00285796">
        <w:rPr>
          <w:color w:val="000000"/>
          <w:sz w:val="22"/>
          <w:szCs w:val="22"/>
          <w:lang w:eastAsia="ko-KR"/>
        </w:rPr>
        <w:t xml:space="preserve">. </w:t>
      </w:r>
      <w:r w:rsidR="00A54ABC" w:rsidRPr="00285796">
        <w:rPr>
          <w:color w:val="000000"/>
          <w:sz w:val="22"/>
          <w:szCs w:val="22"/>
          <w:lang w:eastAsia="ko-KR"/>
        </w:rPr>
        <w:t xml:space="preserve">Seller warrants that all </w:t>
      </w:r>
      <w:r w:rsidR="00DE54E4" w:rsidRPr="00285796">
        <w:rPr>
          <w:color w:val="000000"/>
          <w:sz w:val="22"/>
          <w:szCs w:val="22"/>
          <w:lang w:eastAsia="ko-KR"/>
        </w:rPr>
        <w:t xml:space="preserve">Products </w:t>
      </w:r>
      <w:r w:rsidR="006C4A33" w:rsidRPr="00285796">
        <w:rPr>
          <w:color w:val="000000"/>
          <w:sz w:val="22"/>
          <w:szCs w:val="22"/>
          <w:lang w:eastAsia="ko-KR"/>
        </w:rPr>
        <w:t>sold</w:t>
      </w:r>
      <w:r w:rsidR="00A54ABC" w:rsidRPr="00285796">
        <w:rPr>
          <w:color w:val="000000"/>
          <w:sz w:val="22"/>
          <w:szCs w:val="22"/>
          <w:lang w:eastAsia="ko-KR"/>
        </w:rPr>
        <w:t xml:space="preserve"> to Buyer hereunder will not infringe upon any </w:t>
      </w:r>
      <w:r w:rsidR="007C3F85" w:rsidRPr="00285796">
        <w:rPr>
          <w:color w:val="000000"/>
          <w:sz w:val="22"/>
          <w:szCs w:val="22"/>
          <w:lang w:eastAsia="ko-KR"/>
        </w:rPr>
        <w:t>third-party</w:t>
      </w:r>
      <w:r w:rsidR="00A54ABC" w:rsidRPr="00285796">
        <w:rPr>
          <w:color w:val="000000"/>
          <w:sz w:val="22"/>
          <w:szCs w:val="22"/>
          <w:lang w:eastAsia="ko-KR"/>
        </w:rPr>
        <w:t xml:space="preserve"> patent</w:t>
      </w:r>
      <w:r w:rsidR="008430A1" w:rsidRPr="00285796">
        <w:rPr>
          <w:color w:val="000000"/>
          <w:sz w:val="22"/>
          <w:szCs w:val="22"/>
          <w:lang w:eastAsia="ko-KR"/>
        </w:rPr>
        <w:t xml:space="preserve"> </w:t>
      </w:r>
      <w:r w:rsidR="00472F4E" w:rsidRPr="00285796">
        <w:rPr>
          <w:color w:val="000000"/>
          <w:sz w:val="22"/>
          <w:szCs w:val="22"/>
          <w:lang w:eastAsia="ko-KR"/>
        </w:rPr>
        <w:t xml:space="preserve">and the Seller has all necessary licenses to sell the Products to Buyer hereunder.  </w:t>
      </w:r>
      <w:r w:rsidR="00A54ABC" w:rsidRPr="00285796">
        <w:rPr>
          <w:color w:val="000000"/>
          <w:sz w:val="22"/>
          <w:szCs w:val="22"/>
          <w:lang w:eastAsia="ko-KR"/>
        </w:rPr>
        <w:t xml:space="preserve">  </w:t>
      </w:r>
      <w:r w:rsidR="00397FA7" w:rsidRPr="00285796">
        <w:rPr>
          <w:color w:val="000000"/>
          <w:sz w:val="22"/>
          <w:szCs w:val="22"/>
          <w:lang w:eastAsia="ko-KR"/>
        </w:rPr>
        <w:t xml:space="preserve"> </w:t>
      </w:r>
      <w:r w:rsidR="00472F4E" w:rsidRPr="00285796">
        <w:rPr>
          <w:color w:val="000000"/>
          <w:sz w:val="22"/>
          <w:szCs w:val="22"/>
          <w:lang w:eastAsia="ko-KR"/>
        </w:rPr>
        <w:t>N</w:t>
      </w:r>
      <w:r w:rsidR="00F46D8C" w:rsidRPr="00285796">
        <w:rPr>
          <w:color w:val="000000"/>
          <w:sz w:val="22"/>
          <w:szCs w:val="22"/>
          <w:lang w:eastAsia="ko-KR"/>
        </w:rPr>
        <w:t>o claim by any third party contesting the validity, enforceability,</w:t>
      </w:r>
      <w:r w:rsidR="007B1D68" w:rsidRPr="00285796">
        <w:rPr>
          <w:color w:val="000000"/>
          <w:sz w:val="22"/>
          <w:szCs w:val="22"/>
          <w:lang w:eastAsia="ko-KR"/>
        </w:rPr>
        <w:t xml:space="preserve"> </w:t>
      </w:r>
      <w:r w:rsidR="00F46D8C" w:rsidRPr="00285796">
        <w:rPr>
          <w:color w:val="000000"/>
          <w:sz w:val="22"/>
          <w:szCs w:val="22"/>
          <w:lang w:eastAsia="ko-KR"/>
        </w:rPr>
        <w:t>use or ownership of Products with respect to intellectual property rights has been made, is currently pending nor is threatened, and Seller has not received any notice of</w:t>
      </w:r>
      <w:r w:rsidR="00FF65AD" w:rsidRPr="00285796">
        <w:rPr>
          <w:color w:val="000000"/>
          <w:sz w:val="22"/>
          <w:szCs w:val="22"/>
          <w:lang w:eastAsia="ko-KR"/>
        </w:rPr>
        <w:t>, nor is it aware of any fact which indicates a likelihood of,</w:t>
      </w:r>
      <w:r w:rsidR="00F46D8C" w:rsidRPr="00285796">
        <w:rPr>
          <w:color w:val="000000"/>
          <w:sz w:val="22"/>
          <w:szCs w:val="22"/>
          <w:lang w:eastAsia="ko-KR"/>
        </w:rPr>
        <w:t xml:space="preserve"> any infringement of, misappropriation of, or conflict with, any third party intellectual property with respect to Products.</w:t>
      </w:r>
      <w:r w:rsidR="006F61FF" w:rsidRPr="00285796">
        <w:rPr>
          <w:color w:val="000000"/>
          <w:sz w:val="22"/>
          <w:szCs w:val="22"/>
          <w:lang w:eastAsia="ko-KR"/>
        </w:rPr>
        <w:t xml:space="preserve">  </w:t>
      </w:r>
      <w:commentRangeEnd w:id="28"/>
      <w:r w:rsidR="00444592" w:rsidRPr="00285796">
        <w:rPr>
          <w:rStyle w:val="CommentReference"/>
          <w:sz w:val="22"/>
          <w:szCs w:val="22"/>
        </w:rPr>
        <w:commentReference w:id="28"/>
      </w:r>
      <w:commentRangeEnd w:id="29"/>
      <w:r w:rsidR="00691C8A" w:rsidRPr="00285796">
        <w:rPr>
          <w:rStyle w:val="CommentReference"/>
          <w:sz w:val="22"/>
          <w:szCs w:val="22"/>
        </w:rPr>
        <w:commentReference w:id="29"/>
      </w:r>
      <w:ins w:id="32" w:author="Glenn Johnson" w:date="2020-09-10T08:43:00Z">
        <w:r w:rsidR="009D1C8E" w:rsidRPr="00285796">
          <w:rPr>
            <w:color w:val="000000"/>
            <w:sz w:val="22"/>
            <w:szCs w:val="22"/>
            <w:lang w:eastAsia="ko-KR"/>
          </w:rPr>
          <w:t xml:space="preserve">  </w:t>
        </w:r>
      </w:ins>
    </w:p>
    <w:p w14:paraId="0533DF4E" w14:textId="340FEB78" w:rsidR="00611172" w:rsidRPr="00285796" w:rsidRDefault="00F46D8C" w:rsidP="00285796">
      <w:pPr>
        <w:tabs>
          <w:tab w:val="left" w:pos="540"/>
        </w:tabs>
        <w:autoSpaceDE w:val="0"/>
        <w:autoSpaceDN w:val="0"/>
        <w:adjustRightInd w:val="0"/>
        <w:spacing w:before="240"/>
        <w:ind w:left="2160" w:hanging="540"/>
        <w:jc w:val="both"/>
        <w:rPr>
          <w:color w:val="000000"/>
          <w:sz w:val="22"/>
          <w:szCs w:val="22"/>
          <w:lang w:eastAsia="ko-KR"/>
        </w:rPr>
      </w:pPr>
      <w:r w:rsidRPr="00285796">
        <w:rPr>
          <w:color w:val="000000"/>
          <w:sz w:val="22"/>
          <w:szCs w:val="22"/>
          <w:lang w:eastAsia="ko-KR"/>
        </w:rPr>
        <w:lastRenderedPageBreak/>
        <w:tab/>
      </w:r>
      <w:r w:rsidR="00611172" w:rsidRPr="00285796">
        <w:rPr>
          <w:color w:val="000000"/>
          <w:sz w:val="22"/>
          <w:szCs w:val="22"/>
          <w:lang w:eastAsia="ko-KR"/>
        </w:rPr>
        <w:t>Seller agrees (</w:t>
      </w:r>
      <w:proofErr w:type="spellStart"/>
      <w:r w:rsidR="00611172" w:rsidRPr="00285796">
        <w:rPr>
          <w:color w:val="000000"/>
          <w:sz w:val="22"/>
          <w:szCs w:val="22"/>
          <w:lang w:eastAsia="ko-KR"/>
        </w:rPr>
        <w:t>i</w:t>
      </w:r>
      <w:proofErr w:type="spellEnd"/>
      <w:r w:rsidR="00611172" w:rsidRPr="00285796">
        <w:rPr>
          <w:color w:val="000000"/>
          <w:sz w:val="22"/>
          <w:szCs w:val="22"/>
          <w:lang w:eastAsia="ko-KR"/>
        </w:rPr>
        <w:t xml:space="preserve">) to defend at its expense any claim, suit or proceeding against Buyer, its parent companies  and their direct or indirect subsidiaries selling the Products in those countries where Buyer is authorized to sell the Products and each of their </w:t>
      </w:r>
      <w:r w:rsidR="007B1D68" w:rsidRPr="00285796">
        <w:rPr>
          <w:color w:val="000000"/>
          <w:sz w:val="22"/>
          <w:szCs w:val="22"/>
          <w:lang w:eastAsia="ko-KR"/>
        </w:rPr>
        <w:t>respective employees, directors and</w:t>
      </w:r>
      <w:r w:rsidR="00611172" w:rsidRPr="00285796">
        <w:rPr>
          <w:color w:val="000000"/>
          <w:sz w:val="22"/>
          <w:szCs w:val="22"/>
          <w:lang w:eastAsia="ko-KR"/>
        </w:rPr>
        <w:t xml:space="preserve"> officers, (the “Buyer Indemnified Parties”), based upon a claim that the Products or </w:t>
      </w:r>
      <w:r w:rsidR="006440AD" w:rsidRPr="00285796">
        <w:rPr>
          <w:color w:val="000000"/>
          <w:sz w:val="22"/>
          <w:szCs w:val="22"/>
          <w:lang w:eastAsia="ko-KR"/>
        </w:rPr>
        <w:t xml:space="preserve">Buyer’s </w:t>
      </w:r>
      <w:r w:rsidR="00611172" w:rsidRPr="00285796">
        <w:rPr>
          <w:color w:val="000000"/>
          <w:sz w:val="22"/>
          <w:szCs w:val="22"/>
          <w:lang w:eastAsia="ko-KR"/>
        </w:rPr>
        <w:t>sale of the Products infringes a third party’s patents, (“Action”) and (ii) to pay (1) all reasonable costs (including reasonable out-of-pocket attorneys’ fees) incurred by the Buyer Indemnified Parties where Seller  refuses to indemnify or defend the Buyer Indemnified Parties as set forth herein  and (2) the amount of any settlement, if any; and (3) the costs and damages finally awarded after a final non-appealable judgment, if any, in any  Action controlled by Seller,  provided (a) that Seller is notified promptly in writing by Buyer of any notice of  an Action or threatened Action and  (b) at Seller's request, Seller is given assistance and cooperation for the defense of the same by Buyer Indemnified Parties including, (</w:t>
      </w:r>
      <w:proofErr w:type="spellStart"/>
      <w:r w:rsidR="00611172" w:rsidRPr="00285796">
        <w:rPr>
          <w:color w:val="000000"/>
          <w:sz w:val="22"/>
          <w:szCs w:val="22"/>
          <w:lang w:eastAsia="ko-KR"/>
        </w:rPr>
        <w:t>i</w:t>
      </w:r>
      <w:proofErr w:type="spellEnd"/>
      <w:r w:rsidR="00611172" w:rsidRPr="00285796">
        <w:rPr>
          <w:color w:val="000000"/>
          <w:sz w:val="22"/>
          <w:szCs w:val="22"/>
          <w:lang w:eastAsia="ko-KR"/>
        </w:rPr>
        <w:t xml:space="preserve">) Buyer Indemnified Parties making relevant documents and personnel available to Seller in a timely manner, (ii) except as may be covered by Seller’s insurance, Buyer Indemnified Parties paying reasonable travel costs and expenses for its personnel to attend depositions or trial as reasonably requested by Seller and (iii) Buyer Indemnified Parties using commercially reasonable efforts to cause its customers to cooperate in any investigation undertaken by Seller in order to defend any Action.  Buyer may, at its option and expense, retain separate counsel to monitor any Action for which Seller has assumed control but Buyer’s counsel will not participate directly in the defense of such Action as long as Seller continues to defend the Buyer Indemnified Parties in such Action.  If the Seller does assume control of the defense of such Action, it may not, without the prior written consent of Buyer, settle such Action or consent to entry of any judgment relating thereto which does not include as an unconditional term thereof the giving by the claiming party to the Buyer Indemnified Parties of a release from all liability in respect of the Action.    Notwithstanding the foregoing, Seller shall not be liable to indemnify the Buyer or the Buyer Indemnified Parties for claims arising out of Buyer or the Buyer Indemnified Parties’ willful misconduct or breach of this Agreement </w:t>
      </w:r>
    </w:p>
    <w:p w14:paraId="320A5DF9" w14:textId="77777777" w:rsidR="007B1D68" w:rsidRPr="00285796" w:rsidRDefault="007B1D68" w:rsidP="00285796">
      <w:pPr>
        <w:autoSpaceDE w:val="0"/>
        <w:autoSpaceDN w:val="0"/>
        <w:adjustRightInd w:val="0"/>
        <w:ind w:left="2160"/>
        <w:jc w:val="both"/>
        <w:rPr>
          <w:color w:val="000000"/>
          <w:sz w:val="22"/>
          <w:szCs w:val="22"/>
          <w:lang w:eastAsia="ko-KR"/>
        </w:rPr>
      </w:pPr>
    </w:p>
    <w:p w14:paraId="52C3DA7E" w14:textId="10CC8DAB" w:rsidR="00F46D8C" w:rsidRPr="00285796" w:rsidRDefault="00F46D8C" w:rsidP="00285796">
      <w:pPr>
        <w:autoSpaceDE w:val="0"/>
        <w:autoSpaceDN w:val="0"/>
        <w:adjustRightInd w:val="0"/>
        <w:ind w:left="2160"/>
        <w:jc w:val="both"/>
        <w:rPr>
          <w:color w:val="000000"/>
          <w:sz w:val="22"/>
          <w:szCs w:val="22"/>
          <w:lang w:eastAsia="ko-KR"/>
        </w:rPr>
      </w:pPr>
      <w:r w:rsidRPr="00285796">
        <w:rPr>
          <w:color w:val="000000"/>
          <w:sz w:val="22"/>
          <w:szCs w:val="22"/>
          <w:lang w:eastAsia="ko-KR"/>
        </w:rPr>
        <w:t>In case the Product causes notice of claim or of threatened or actual suit</w:t>
      </w:r>
      <w:r w:rsidR="00B407E3" w:rsidRPr="00285796">
        <w:rPr>
          <w:color w:val="000000"/>
          <w:sz w:val="22"/>
          <w:szCs w:val="22"/>
          <w:lang w:eastAsia="ko-KR"/>
        </w:rPr>
        <w:t xml:space="preserve"> or proceeding</w:t>
      </w:r>
      <w:r w:rsidRPr="00285796">
        <w:rPr>
          <w:color w:val="000000"/>
          <w:sz w:val="22"/>
          <w:szCs w:val="22"/>
          <w:lang w:eastAsia="ko-KR"/>
        </w:rPr>
        <w:t xml:space="preserve"> </w:t>
      </w:r>
      <w:r w:rsidR="003C72D0" w:rsidRPr="00285796">
        <w:rPr>
          <w:color w:val="000000"/>
          <w:sz w:val="22"/>
          <w:szCs w:val="22"/>
          <w:lang w:eastAsia="ko-KR"/>
        </w:rPr>
        <w:t xml:space="preserve">for reasons listed in Article </w:t>
      </w:r>
      <w:r w:rsidR="00B407E3" w:rsidRPr="00285796">
        <w:rPr>
          <w:color w:val="000000"/>
          <w:sz w:val="22"/>
          <w:szCs w:val="22"/>
          <w:lang w:eastAsia="ko-KR"/>
        </w:rPr>
        <w:t>7,</w:t>
      </w:r>
      <w:r w:rsidR="00A54ABC" w:rsidRPr="00285796">
        <w:rPr>
          <w:color w:val="000000"/>
          <w:sz w:val="22"/>
          <w:szCs w:val="22"/>
          <w:lang w:eastAsia="ko-KR"/>
        </w:rPr>
        <w:t xml:space="preserve"> </w:t>
      </w:r>
      <w:r w:rsidRPr="00285796">
        <w:rPr>
          <w:color w:val="000000"/>
          <w:sz w:val="22"/>
          <w:szCs w:val="22"/>
          <w:lang w:eastAsia="ko-KR"/>
        </w:rPr>
        <w:t xml:space="preserve">Seller shall </w:t>
      </w:r>
      <w:r w:rsidR="00641AED" w:rsidRPr="00285796">
        <w:rPr>
          <w:color w:val="000000"/>
          <w:sz w:val="22"/>
          <w:szCs w:val="22"/>
          <w:lang w:eastAsia="ko-KR"/>
        </w:rPr>
        <w:t xml:space="preserve">use commercially reasonable efforts to </w:t>
      </w:r>
      <w:r w:rsidRPr="00285796">
        <w:rPr>
          <w:color w:val="000000"/>
          <w:sz w:val="22"/>
          <w:szCs w:val="22"/>
          <w:lang w:eastAsia="ko-KR"/>
        </w:rPr>
        <w:t xml:space="preserve">procure for </w:t>
      </w:r>
      <w:r w:rsidR="00BD5E47" w:rsidRPr="00285796">
        <w:rPr>
          <w:color w:val="000000"/>
          <w:sz w:val="22"/>
          <w:szCs w:val="22"/>
          <w:lang w:eastAsia="ko-KR"/>
        </w:rPr>
        <w:t xml:space="preserve">Buyer </w:t>
      </w:r>
      <w:r w:rsidRPr="00285796">
        <w:rPr>
          <w:color w:val="000000"/>
          <w:sz w:val="22"/>
          <w:szCs w:val="22"/>
          <w:lang w:eastAsia="ko-KR"/>
        </w:rPr>
        <w:t xml:space="preserve">the right to continue the use of Products as furnished or may replace or modify Products without delay to make it or its </w:t>
      </w:r>
      <w:r w:rsidR="00DE75B8" w:rsidRPr="00285796">
        <w:rPr>
          <w:color w:val="000000"/>
          <w:sz w:val="22"/>
          <w:szCs w:val="22"/>
          <w:lang w:eastAsia="ko-KR"/>
        </w:rPr>
        <w:t xml:space="preserve">sale </w:t>
      </w:r>
      <w:r w:rsidRPr="00285796">
        <w:rPr>
          <w:color w:val="000000"/>
          <w:sz w:val="22"/>
          <w:szCs w:val="22"/>
          <w:lang w:eastAsia="ko-KR"/>
        </w:rPr>
        <w:t xml:space="preserve">non-infringing.  If Seller </w:t>
      </w:r>
      <w:r w:rsidR="007B1D68" w:rsidRPr="00285796">
        <w:rPr>
          <w:color w:val="000000"/>
          <w:sz w:val="22"/>
          <w:szCs w:val="22"/>
          <w:lang w:eastAsia="ko-KR"/>
        </w:rPr>
        <w:t xml:space="preserve">determines in its sole discretion that Seller </w:t>
      </w:r>
      <w:r w:rsidR="0048670D" w:rsidRPr="00285796">
        <w:rPr>
          <w:color w:val="000000"/>
          <w:sz w:val="22"/>
          <w:szCs w:val="22"/>
          <w:lang w:eastAsia="ko-KR"/>
        </w:rPr>
        <w:t xml:space="preserve">cannot </w:t>
      </w:r>
      <w:r w:rsidR="007B1D68" w:rsidRPr="00285796">
        <w:rPr>
          <w:color w:val="000000"/>
          <w:sz w:val="22"/>
          <w:szCs w:val="22"/>
          <w:lang w:eastAsia="ko-KR"/>
        </w:rPr>
        <w:t xml:space="preserve">or will not </w:t>
      </w:r>
      <w:r w:rsidR="0048670D" w:rsidRPr="00285796">
        <w:rPr>
          <w:color w:val="000000"/>
          <w:sz w:val="22"/>
          <w:szCs w:val="22"/>
          <w:lang w:eastAsia="ko-KR"/>
        </w:rPr>
        <w:t xml:space="preserve">procure the right for Buyer to continue the sale of Products or cannot reasonably make the Products non-infringing, either </w:t>
      </w:r>
      <w:r w:rsidR="00DE75B8" w:rsidRPr="00285796">
        <w:rPr>
          <w:color w:val="000000"/>
          <w:sz w:val="22"/>
          <w:szCs w:val="22"/>
          <w:lang w:eastAsia="ko-KR"/>
        </w:rPr>
        <w:t>p</w:t>
      </w:r>
      <w:r w:rsidR="0048670D" w:rsidRPr="00285796">
        <w:rPr>
          <w:color w:val="000000"/>
          <w:sz w:val="22"/>
          <w:szCs w:val="22"/>
          <w:lang w:eastAsia="ko-KR"/>
        </w:rPr>
        <w:t>arty may terminate this Agreement only with respect to the country in which the claim, suit or threatened suit or proceeding is brought without further liability to the other party</w:t>
      </w:r>
      <w:r w:rsidR="00DE75B8" w:rsidRPr="00285796">
        <w:rPr>
          <w:color w:val="000000"/>
          <w:sz w:val="22"/>
          <w:szCs w:val="22"/>
          <w:lang w:eastAsia="ko-KR"/>
        </w:rPr>
        <w:t xml:space="preserve"> and the parties will meet to discuss amending the </w:t>
      </w:r>
      <w:r w:rsidR="006440AD" w:rsidRPr="00285796">
        <w:rPr>
          <w:color w:val="000000"/>
          <w:sz w:val="22"/>
          <w:szCs w:val="22"/>
          <w:lang w:eastAsia="ko-KR"/>
        </w:rPr>
        <w:t>Sales Volume</w:t>
      </w:r>
      <w:r w:rsidR="00DE75B8" w:rsidRPr="00285796">
        <w:rPr>
          <w:color w:val="000000"/>
          <w:sz w:val="22"/>
          <w:szCs w:val="22"/>
          <w:lang w:eastAsia="ko-KR"/>
        </w:rPr>
        <w:t xml:space="preserve">.  </w:t>
      </w:r>
      <w:r w:rsidR="0048670D" w:rsidRPr="00285796">
        <w:rPr>
          <w:color w:val="000000"/>
          <w:sz w:val="22"/>
          <w:szCs w:val="22"/>
          <w:lang w:eastAsia="ko-KR"/>
        </w:rPr>
        <w:t xml:space="preserve"> </w:t>
      </w:r>
    </w:p>
    <w:p w14:paraId="3EA20717" w14:textId="77777777" w:rsidR="004B2ED9" w:rsidRPr="00285796" w:rsidRDefault="004B2ED9" w:rsidP="00285796">
      <w:pPr>
        <w:ind w:left="2160" w:hanging="720"/>
        <w:jc w:val="both"/>
        <w:rPr>
          <w:sz w:val="22"/>
          <w:szCs w:val="22"/>
        </w:rPr>
      </w:pPr>
    </w:p>
    <w:p w14:paraId="68F6C5BC" w14:textId="77777777" w:rsidR="00AF3231" w:rsidRPr="00285796" w:rsidRDefault="00F46D8C" w:rsidP="00285796">
      <w:pPr>
        <w:ind w:left="2160" w:hanging="720"/>
        <w:jc w:val="both"/>
        <w:rPr>
          <w:sz w:val="22"/>
          <w:szCs w:val="22"/>
        </w:rPr>
      </w:pPr>
      <w:r w:rsidRPr="00285796">
        <w:rPr>
          <w:sz w:val="22"/>
          <w:szCs w:val="22"/>
        </w:rPr>
        <w:t>C</w:t>
      </w:r>
      <w:r w:rsidR="004B2ED9" w:rsidRPr="00285796">
        <w:rPr>
          <w:sz w:val="22"/>
          <w:szCs w:val="22"/>
        </w:rPr>
        <w:t>.</w:t>
      </w:r>
      <w:r w:rsidR="004B2ED9" w:rsidRPr="00285796">
        <w:rPr>
          <w:sz w:val="22"/>
          <w:szCs w:val="22"/>
        </w:rPr>
        <w:tab/>
      </w:r>
      <w:r w:rsidR="00AF3231" w:rsidRPr="00285796">
        <w:rPr>
          <w:sz w:val="22"/>
          <w:szCs w:val="22"/>
        </w:rPr>
        <w:t xml:space="preserve">If any </w:t>
      </w:r>
      <w:r w:rsidR="003071E2" w:rsidRPr="00285796">
        <w:rPr>
          <w:sz w:val="22"/>
          <w:szCs w:val="22"/>
        </w:rPr>
        <w:t xml:space="preserve">Product </w:t>
      </w:r>
      <w:r w:rsidR="00AF3231" w:rsidRPr="00285796">
        <w:rPr>
          <w:sz w:val="22"/>
          <w:szCs w:val="22"/>
        </w:rPr>
        <w:t xml:space="preserve">is found not to meet the warranties set forth herein, Seller </w:t>
      </w:r>
      <w:r w:rsidR="001B2FAA" w:rsidRPr="00285796">
        <w:rPr>
          <w:sz w:val="22"/>
          <w:szCs w:val="22"/>
        </w:rPr>
        <w:t xml:space="preserve">will </w:t>
      </w:r>
      <w:r w:rsidR="00AF3231" w:rsidRPr="00285796">
        <w:rPr>
          <w:sz w:val="22"/>
          <w:szCs w:val="22"/>
        </w:rPr>
        <w:t xml:space="preserve">replace such Product at Seller’s cost and </w:t>
      </w:r>
      <w:r w:rsidR="001B2FAA" w:rsidRPr="00285796">
        <w:rPr>
          <w:sz w:val="22"/>
          <w:szCs w:val="22"/>
        </w:rPr>
        <w:t xml:space="preserve">will </w:t>
      </w:r>
      <w:r w:rsidR="00AF3231" w:rsidRPr="00285796">
        <w:rPr>
          <w:sz w:val="22"/>
          <w:szCs w:val="22"/>
        </w:rPr>
        <w:t xml:space="preserve">pay the related reasonable transportation costs, provided Seller receives written notice from Buyer of such complaint within </w:t>
      </w:r>
      <w:r w:rsidR="004B2ED9" w:rsidRPr="00285796">
        <w:rPr>
          <w:sz w:val="22"/>
          <w:szCs w:val="22"/>
        </w:rPr>
        <w:t xml:space="preserve">sixty (60) </w:t>
      </w:r>
      <w:r w:rsidR="00AF3231" w:rsidRPr="00285796">
        <w:rPr>
          <w:sz w:val="22"/>
          <w:szCs w:val="22"/>
        </w:rPr>
        <w:t xml:space="preserve">days after Buyer first becomes aware of such complaint. </w:t>
      </w:r>
      <w:r w:rsidR="009C5FF7" w:rsidRPr="00285796">
        <w:rPr>
          <w:sz w:val="22"/>
          <w:szCs w:val="22"/>
        </w:rPr>
        <w:t xml:space="preserve"> </w:t>
      </w:r>
      <w:r w:rsidR="006E07E0" w:rsidRPr="00285796">
        <w:rPr>
          <w:caps/>
          <w:sz w:val="22"/>
          <w:szCs w:val="22"/>
        </w:rPr>
        <w:t xml:space="preserve">notwithstanding anything CONTAINED herein, In no event shall EITHER PARTY be liable TO THE OTHER for any claim for incidental, indirect, special, consequential, exemplary or punitive damages, including, without </w:t>
      </w:r>
      <w:r w:rsidR="006E07E0" w:rsidRPr="00285796">
        <w:rPr>
          <w:caps/>
          <w:sz w:val="22"/>
          <w:szCs w:val="22"/>
        </w:rPr>
        <w:lastRenderedPageBreak/>
        <w:t>limitation, lost profits or lost revenues, in connection with its performance or failure to perform in connection with the Agreement, regardless of whether SUCH PARTY was advised of the possibility of such damages.</w:t>
      </w:r>
    </w:p>
    <w:p w14:paraId="5E0CA8F8" w14:textId="77777777" w:rsidR="009C5FF7" w:rsidRPr="00285796" w:rsidRDefault="009C5FF7" w:rsidP="00285796">
      <w:pPr>
        <w:ind w:left="2160" w:hanging="720"/>
        <w:jc w:val="both"/>
        <w:rPr>
          <w:sz w:val="22"/>
          <w:szCs w:val="22"/>
        </w:rPr>
      </w:pPr>
    </w:p>
    <w:p w14:paraId="26BB0C9C" w14:textId="119CE36A" w:rsidR="00AF3231" w:rsidRPr="00285796" w:rsidRDefault="00F46D8C" w:rsidP="00285796">
      <w:pPr>
        <w:tabs>
          <w:tab w:val="left" w:pos="0"/>
          <w:tab w:val="left" w:pos="2160"/>
        </w:tabs>
        <w:ind w:left="2160" w:hanging="720"/>
        <w:jc w:val="both"/>
        <w:rPr>
          <w:sz w:val="22"/>
          <w:szCs w:val="22"/>
        </w:rPr>
      </w:pPr>
      <w:r w:rsidRPr="00285796">
        <w:rPr>
          <w:sz w:val="22"/>
          <w:szCs w:val="22"/>
        </w:rPr>
        <w:t>D</w:t>
      </w:r>
      <w:r w:rsidR="001815F5" w:rsidRPr="00285796">
        <w:rPr>
          <w:sz w:val="22"/>
          <w:szCs w:val="22"/>
        </w:rPr>
        <w:t>.</w:t>
      </w:r>
      <w:r w:rsidR="001815F5" w:rsidRPr="00285796">
        <w:rPr>
          <w:sz w:val="22"/>
          <w:szCs w:val="22"/>
        </w:rPr>
        <w:tab/>
      </w:r>
      <w:r w:rsidR="0016241E" w:rsidRPr="00285796">
        <w:rPr>
          <w:sz w:val="22"/>
          <w:szCs w:val="22"/>
        </w:rPr>
        <w:t>Seller</w:t>
      </w:r>
      <w:r w:rsidR="00074CE8" w:rsidRPr="00285796">
        <w:rPr>
          <w:sz w:val="22"/>
          <w:szCs w:val="22"/>
        </w:rPr>
        <w:t xml:space="preserve"> </w:t>
      </w:r>
      <w:r w:rsidR="003E059D" w:rsidRPr="00285796">
        <w:rPr>
          <w:sz w:val="22"/>
          <w:szCs w:val="22"/>
        </w:rPr>
        <w:t>shall</w:t>
      </w:r>
      <w:r w:rsidR="00AF3231" w:rsidRPr="00285796">
        <w:rPr>
          <w:sz w:val="22"/>
          <w:szCs w:val="22"/>
        </w:rPr>
        <w:t xml:space="preserve"> keep a “retain” </w:t>
      </w:r>
      <w:r w:rsidR="00095A5C" w:rsidRPr="00285796">
        <w:rPr>
          <w:sz w:val="22"/>
          <w:szCs w:val="22"/>
        </w:rPr>
        <w:t xml:space="preserve">from </w:t>
      </w:r>
      <w:r w:rsidR="00AF3231" w:rsidRPr="00285796">
        <w:rPr>
          <w:sz w:val="22"/>
          <w:szCs w:val="22"/>
        </w:rPr>
        <w:t xml:space="preserve">each </w:t>
      </w:r>
      <w:r w:rsidR="00095A5C" w:rsidRPr="00285796">
        <w:rPr>
          <w:sz w:val="22"/>
          <w:szCs w:val="22"/>
        </w:rPr>
        <w:t>manufacturing date</w:t>
      </w:r>
      <w:r w:rsidR="00723722" w:rsidRPr="00285796">
        <w:rPr>
          <w:sz w:val="22"/>
          <w:szCs w:val="22"/>
        </w:rPr>
        <w:t xml:space="preserve"> </w:t>
      </w:r>
      <w:r w:rsidR="00AF3231" w:rsidRPr="00285796">
        <w:rPr>
          <w:sz w:val="22"/>
          <w:szCs w:val="22"/>
        </w:rPr>
        <w:t xml:space="preserve">of the Products for </w:t>
      </w:r>
      <w:r w:rsidR="001B44B4" w:rsidRPr="00285796">
        <w:rPr>
          <w:sz w:val="22"/>
          <w:szCs w:val="22"/>
        </w:rPr>
        <w:t>six (6)</w:t>
      </w:r>
      <w:r w:rsidR="00AF3231" w:rsidRPr="00285796">
        <w:rPr>
          <w:sz w:val="22"/>
          <w:szCs w:val="22"/>
        </w:rPr>
        <w:t xml:space="preserve"> </w:t>
      </w:r>
      <w:r w:rsidR="001B44B4" w:rsidRPr="00285796">
        <w:rPr>
          <w:sz w:val="22"/>
          <w:szCs w:val="22"/>
        </w:rPr>
        <w:t>months</w:t>
      </w:r>
      <w:r w:rsidR="00AF3231" w:rsidRPr="00285796">
        <w:rPr>
          <w:sz w:val="22"/>
          <w:szCs w:val="22"/>
        </w:rPr>
        <w:t xml:space="preserve"> and </w:t>
      </w:r>
      <w:r w:rsidR="00074CE8" w:rsidRPr="00285796">
        <w:rPr>
          <w:sz w:val="22"/>
          <w:szCs w:val="22"/>
        </w:rPr>
        <w:t xml:space="preserve">Seller </w:t>
      </w:r>
      <w:r w:rsidR="003E059D" w:rsidRPr="00285796">
        <w:rPr>
          <w:sz w:val="22"/>
          <w:szCs w:val="22"/>
        </w:rPr>
        <w:t xml:space="preserve">shall </w:t>
      </w:r>
      <w:r w:rsidR="00AF3231" w:rsidRPr="00285796">
        <w:rPr>
          <w:sz w:val="22"/>
          <w:szCs w:val="22"/>
        </w:rPr>
        <w:t>provide a Certificate of Analysis</w:t>
      </w:r>
      <w:r w:rsidR="00074CE8" w:rsidRPr="00285796">
        <w:rPr>
          <w:sz w:val="22"/>
          <w:szCs w:val="22"/>
        </w:rPr>
        <w:t xml:space="preserve"> including manufacturing date</w:t>
      </w:r>
      <w:r w:rsidR="00AF3231" w:rsidRPr="00285796">
        <w:rPr>
          <w:sz w:val="22"/>
          <w:szCs w:val="22"/>
        </w:rPr>
        <w:t xml:space="preserve"> with each shipment. The specifications for the Products </w:t>
      </w:r>
      <w:r w:rsidR="003E059D" w:rsidRPr="00285796">
        <w:rPr>
          <w:sz w:val="22"/>
          <w:szCs w:val="22"/>
        </w:rPr>
        <w:t xml:space="preserve">are </w:t>
      </w:r>
      <w:r w:rsidR="00AF3231" w:rsidRPr="00285796">
        <w:rPr>
          <w:sz w:val="22"/>
          <w:szCs w:val="22"/>
        </w:rPr>
        <w:t xml:space="preserve">set forth on </w:t>
      </w:r>
      <w:r w:rsidR="00AF3231" w:rsidRPr="00285796">
        <w:rPr>
          <w:sz w:val="22"/>
          <w:szCs w:val="22"/>
          <w:u w:val="single"/>
        </w:rPr>
        <w:t xml:space="preserve">Exhibit </w:t>
      </w:r>
      <w:del w:id="33" w:author="Michael Forrester" w:date="2020-07-08T16:34:00Z">
        <w:r w:rsidR="00267910" w:rsidRPr="00285796" w:rsidDel="00DA7087">
          <w:rPr>
            <w:sz w:val="22"/>
            <w:szCs w:val="22"/>
            <w:u w:val="single"/>
          </w:rPr>
          <w:delText>B</w:delText>
        </w:r>
      </w:del>
      <w:ins w:id="34" w:author="Michael Forrester" w:date="2020-07-08T16:34:00Z">
        <w:r w:rsidR="00DA7087" w:rsidRPr="00285796">
          <w:rPr>
            <w:sz w:val="22"/>
            <w:szCs w:val="22"/>
            <w:u w:val="single"/>
          </w:rPr>
          <w:t>C</w:t>
        </w:r>
      </w:ins>
      <w:r w:rsidR="00AF3231" w:rsidRPr="00285796">
        <w:rPr>
          <w:sz w:val="22"/>
          <w:szCs w:val="22"/>
        </w:rPr>
        <w:t>, attached hereto and by reference made a part hereof.</w:t>
      </w:r>
      <w:r w:rsidR="00B56DC2" w:rsidRPr="00285796">
        <w:rPr>
          <w:sz w:val="22"/>
          <w:szCs w:val="22"/>
        </w:rPr>
        <w:t xml:space="preserve"> </w:t>
      </w:r>
    </w:p>
    <w:p w14:paraId="70DF8054" w14:textId="77777777" w:rsidR="001B2FAA" w:rsidRPr="00285796" w:rsidRDefault="001B2FAA" w:rsidP="00285796">
      <w:pPr>
        <w:tabs>
          <w:tab w:val="left" w:pos="0"/>
          <w:tab w:val="left" w:pos="2160"/>
        </w:tabs>
        <w:ind w:left="2160" w:hanging="720"/>
        <w:jc w:val="both"/>
        <w:rPr>
          <w:sz w:val="22"/>
          <w:szCs w:val="22"/>
        </w:rPr>
      </w:pPr>
    </w:p>
    <w:p w14:paraId="494B178B" w14:textId="12639E35" w:rsidR="001B2FAA" w:rsidRPr="00285796" w:rsidRDefault="001B2FAA" w:rsidP="00285796">
      <w:pPr>
        <w:tabs>
          <w:tab w:val="left" w:pos="540"/>
        </w:tabs>
        <w:autoSpaceDE w:val="0"/>
        <w:autoSpaceDN w:val="0"/>
        <w:adjustRightInd w:val="0"/>
        <w:spacing w:before="240"/>
        <w:ind w:left="2160" w:hanging="540"/>
        <w:jc w:val="both"/>
        <w:rPr>
          <w:color w:val="000000"/>
          <w:sz w:val="22"/>
          <w:szCs w:val="22"/>
          <w:lang w:eastAsia="ko-KR"/>
        </w:rPr>
      </w:pPr>
      <w:r w:rsidRPr="00285796">
        <w:rPr>
          <w:sz w:val="22"/>
          <w:szCs w:val="22"/>
        </w:rPr>
        <w:t>E.</w:t>
      </w:r>
      <w:r w:rsidRPr="00285796">
        <w:rPr>
          <w:sz w:val="22"/>
          <w:szCs w:val="22"/>
        </w:rPr>
        <w:tab/>
        <w:t xml:space="preserve">Seller agrees to defend, indemnify, assume any liability for, save and hold harmless </w:t>
      </w:r>
      <w:r w:rsidR="006E08F7" w:rsidRPr="00285796">
        <w:rPr>
          <w:sz w:val="22"/>
          <w:szCs w:val="22"/>
        </w:rPr>
        <w:t xml:space="preserve">the </w:t>
      </w:r>
      <w:r w:rsidR="000D7658" w:rsidRPr="00285796">
        <w:rPr>
          <w:sz w:val="22"/>
          <w:szCs w:val="22"/>
        </w:rPr>
        <w:t>Buyer Indemnified Parties</w:t>
      </w:r>
      <w:r w:rsidRPr="00285796">
        <w:rPr>
          <w:sz w:val="22"/>
          <w:szCs w:val="22"/>
        </w:rPr>
        <w:t xml:space="preserve">, from and against </w:t>
      </w:r>
      <w:r w:rsidR="000D7658" w:rsidRPr="00285796">
        <w:rPr>
          <w:sz w:val="22"/>
          <w:szCs w:val="22"/>
        </w:rPr>
        <w:t xml:space="preserve">any and </w:t>
      </w:r>
      <w:r w:rsidRPr="00285796">
        <w:rPr>
          <w:sz w:val="22"/>
          <w:szCs w:val="22"/>
        </w:rPr>
        <w:t xml:space="preserve">all claims, demands, suits, liabilities, penalties, losses, </w:t>
      </w:r>
      <w:r w:rsidR="009B3459" w:rsidRPr="00285796">
        <w:rPr>
          <w:sz w:val="22"/>
          <w:szCs w:val="22"/>
        </w:rPr>
        <w:t xml:space="preserve">direct </w:t>
      </w:r>
      <w:r w:rsidRPr="00285796">
        <w:rPr>
          <w:sz w:val="22"/>
          <w:szCs w:val="22"/>
        </w:rPr>
        <w:t xml:space="preserve">damages, settlements, judgments, fines, costs and expenses (including reasonable </w:t>
      </w:r>
      <w:r w:rsidR="007E3B51" w:rsidRPr="00285796">
        <w:rPr>
          <w:sz w:val="22"/>
          <w:szCs w:val="22"/>
        </w:rPr>
        <w:t>out</w:t>
      </w:r>
      <w:r w:rsidR="00785B8B" w:rsidRPr="00285796">
        <w:rPr>
          <w:sz w:val="22"/>
          <w:szCs w:val="22"/>
        </w:rPr>
        <w:t>-</w:t>
      </w:r>
      <w:r w:rsidR="007E3B51" w:rsidRPr="00285796">
        <w:rPr>
          <w:sz w:val="22"/>
          <w:szCs w:val="22"/>
        </w:rPr>
        <w:t>of</w:t>
      </w:r>
      <w:r w:rsidR="00785B8B" w:rsidRPr="00285796">
        <w:rPr>
          <w:sz w:val="22"/>
          <w:szCs w:val="22"/>
        </w:rPr>
        <w:t>-</w:t>
      </w:r>
      <w:r w:rsidR="007E3B51" w:rsidRPr="00285796">
        <w:rPr>
          <w:sz w:val="22"/>
          <w:szCs w:val="22"/>
        </w:rPr>
        <w:t xml:space="preserve">pocket </w:t>
      </w:r>
      <w:r w:rsidRPr="00285796">
        <w:rPr>
          <w:sz w:val="22"/>
          <w:szCs w:val="22"/>
        </w:rPr>
        <w:t xml:space="preserve">attorneys’ fees incurred) (collectively, “Claims”) </w:t>
      </w:r>
      <w:r w:rsidR="000D7658" w:rsidRPr="00285796">
        <w:rPr>
          <w:sz w:val="22"/>
          <w:szCs w:val="22"/>
        </w:rPr>
        <w:t xml:space="preserve">which hereafter may be asserted against the Buyer Indemnified Parties or which the Buyer Indemnified Parties may hereafter incur, become responsible for or pay out as a result of death or bodily injury to any person, including </w:t>
      </w:r>
      <w:r w:rsidR="00785B8B" w:rsidRPr="00285796">
        <w:rPr>
          <w:sz w:val="22"/>
          <w:szCs w:val="22"/>
        </w:rPr>
        <w:t>Buyer’s</w:t>
      </w:r>
      <w:r w:rsidR="000D7658" w:rsidRPr="00285796">
        <w:rPr>
          <w:sz w:val="22"/>
          <w:szCs w:val="22"/>
        </w:rPr>
        <w:t xml:space="preserve"> employees, </w:t>
      </w:r>
      <w:r w:rsidR="00D21916" w:rsidRPr="00285796">
        <w:rPr>
          <w:sz w:val="22"/>
          <w:szCs w:val="22"/>
        </w:rPr>
        <w:t>c</w:t>
      </w:r>
      <w:r w:rsidR="000D7658" w:rsidRPr="00285796">
        <w:rPr>
          <w:sz w:val="22"/>
          <w:szCs w:val="22"/>
        </w:rPr>
        <w:t xml:space="preserve">ontractors, subcontractors, representatives, servants or agents, destruction or damage to any property or violation of any federal, state or local statute </w:t>
      </w:r>
      <w:r w:rsidRPr="00285796">
        <w:rPr>
          <w:sz w:val="22"/>
          <w:szCs w:val="22"/>
        </w:rPr>
        <w:t>arising</w:t>
      </w:r>
      <w:r w:rsidR="003150BB" w:rsidRPr="00285796">
        <w:rPr>
          <w:sz w:val="22"/>
          <w:szCs w:val="22"/>
        </w:rPr>
        <w:t xml:space="preserve"> </w:t>
      </w:r>
      <w:r w:rsidRPr="00285796">
        <w:rPr>
          <w:sz w:val="22"/>
          <w:szCs w:val="22"/>
        </w:rPr>
        <w:t>out of or attributable to (</w:t>
      </w:r>
      <w:proofErr w:type="spellStart"/>
      <w:r w:rsidRPr="00285796">
        <w:rPr>
          <w:sz w:val="22"/>
          <w:szCs w:val="22"/>
        </w:rPr>
        <w:t>i</w:t>
      </w:r>
      <w:proofErr w:type="spellEnd"/>
      <w:r w:rsidRPr="00285796">
        <w:rPr>
          <w:sz w:val="22"/>
          <w:szCs w:val="22"/>
        </w:rPr>
        <w:t>) any patent</w:t>
      </w:r>
      <w:r w:rsidR="00EF146F" w:rsidRPr="00285796">
        <w:rPr>
          <w:sz w:val="22"/>
          <w:szCs w:val="22"/>
        </w:rPr>
        <w:t>ly evident</w:t>
      </w:r>
      <w:r w:rsidRPr="00285796">
        <w:rPr>
          <w:sz w:val="22"/>
          <w:szCs w:val="22"/>
        </w:rPr>
        <w:t xml:space="preserve"> or latent defect or failure of the Product purchased hereunder or (ii) </w:t>
      </w:r>
      <w:r w:rsidR="00934A1E" w:rsidRPr="00285796">
        <w:rPr>
          <w:sz w:val="22"/>
          <w:szCs w:val="22"/>
        </w:rPr>
        <w:t xml:space="preserve">the willful or </w:t>
      </w:r>
      <w:r w:rsidRPr="00285796">
        <w:rPr>
          <w:sz w:val="22"/>
          <w:szCs w:val="22"/>
        </w:rPr>
        <w:t xml:space="preserve">negligent act, error or omission </w:t>
      </w:r>
      <w:r w:rsidR="00934A1E" w:rsidRPr="00285796">
        <w:rPr>
          <w:sz w:val="22"/>
          <w:szCs w:val="22"/>
        </w:rPr>
        <w:t xml:space="preserve">of Seller or its employees, contractors, subcontractors, representatives, servants or agents, </w:t>
      </w:r>
      <w:r w:rsidRPr="00285796">
        <w:rPr>
          <w:sz w:val="22"/>
          <w:szCs w:val="22"/>
        </w:rPr>
        <w:t xml:space="preserve">or </w:t>
      </w:r>
      <w:r w:rsidR="00C3602A" w:rsidRPr="00285796">
        <w:rPr>
          <w:sz w:val="22"/>
          <w:szCs w:val="22"/>
        </w:rPr>
        <w:t xml:space="preserve">(iii) </w:t>
      </w:r>
      <w:r w:rsidRPr="00285796">
        <w:rPr>
          <w:sz w:val="22"/>
          <w:szCs w:val="22"/>
        </w:rPr>
        <w:t xml:space="preserve">a </w:t>
      </w:r>
      <w:r w:rsidR="00785B8B" w:rsidRPr="00285796">
        <w:rPr>
          <w:sz w:val="22"/>
          <w:szCs w:val="22"/>
        </w:rPr>
        <w:t xml:space="preserve">material </w:t>
      </w:r>
      <w:r w:rsidRPr="00285796">
        <w:rPr>
          <w:sz w:val="22"/>
          <w:szCs w:val="22"/>
        </w:rPr>
        <w:t>breach by Seller of this Agreement or (i</w:t>
      </w:r>
      <w:r w:rsidR="008F1533" w:rsidRPr="00285796">
        <w:rPr>
          <w:sz w:val="22"/>
          <w:szCs w:val="22"/>
        </w:rPr>
        <w:t>v</w:t>
      </w:r>
      <w:r w:rsidRPr="00285796">
        <w:rPr>
          <w:sz w:val="22"/>
          <w:szCs w:val="22"/>
        </w:rPr>
        <w:t>) any actu</w:t>
      </w:r>
      <w:r w:rsidR="00641AED" w:rsidRPr="00285796">
        <w:rPr>
          <w:sz w:val="22"/>
          <w:szCs w:val="22"/>
        </w:rPr>
        <w:t>al</w:t>
      </w:r>
      <w:r w:rsidRPr="00285796">
        <w:rPr>
          <w:sz w:val="22"/>
          <w:szCs w:val="22"/>
        </w:rPr>
        <w:t xml:space="preserve"> violation by the Product of any </w:t>
      </w:r>
      <w:r w:rsidR="00641AED" w:rsidRPr="00285796">
        <w:rPr>
          <w:sz w:val="22"/>
          <w:szCs w:val="22"/>
        </w:rPr>
        <w:t xml:space="preserve">applicable </w:t>
      </w:r>
      <w:r w:rsidRPr="00285796">
        <w:rPr>
          <w:sz w:val="22"/>
          <w:szCs w:val="22"/>
        </w:rPr>
        <w:t>statute, ordinance, law, rule or regulatio</w:t>
      </w:r>
      <w:r w:rsidR="00F229FC" w:rsidRPr="00285796">
        <w:rPr>
          <w:sz w:val="22"/>
          <w:szCs w:val="22"/>
        </w:rPr>
        <w:t>n.</w:t>
      </w:r>
      <w:r w:rsidR="006B1B6E" w:rsidRPr="00285796">
        <w:rPr>
          <w:sz w:val="22"/>
          <w:szCs w:val="22"/>
        </w:rPr>
        <w:t xml:space="preserve">  </w:t>
      </w:r>
      <w:r w:rsidR="006B1B6E" w:rsidRPr="00285796">
        <w:rPr>
          <w:color w:val="000000"/>
          <w:sz w:val="22"/>
          <w:szCs w:val="22"/>
          <w:lang w:eastAsia="ko-KR"/>
        </w:rPr>
        <w:t>Notwithstanding the foregoing, Seller shall not be liable to indemnify Buyer</w:t>
      </w:r>
      <w:r w:rsidR="001F29B8" w:rsidRPr="00285796">
        <w:rPr>
          <w:color w:val="000000"/>
          <w:sz w:val="22"/>
          <w:szCs w:val="22"/>
          <w:lang w:eastAsia="ko-KR"/>
        </w:rPr>
        <w:t xml:space="preserve"> </w:t>
      </w:r>
      <w:r w:rsidR="001F29B8" w:rsidRPr="00285796">
        <w:rPr>
          <w:sz w:val="22"/>
          <w:szCs w:val="22"/>
        </w:rPr>
        <w:t>or the Buyer Indemnified Parties</w:t>
      </w:r>
      <w:r w:rsidR="006B1B6E" w:rsidRPr="00285796">
        <w:rPr>
          <w:color w:val="000000"/>
          <w:sz w:val="22"/>
          <w:szCs w:val="22"/>
          <w:lang w:eastAsia="ko-KR"/>
        </w:rPr>
        <w:t xml:space="preserve"> for claims arising out of Buyer’s breach of this Agreement.  </w:t>
      </w:r>
      <w:r w:rsidR="005A2512" w:rsidRPr="00285796">
        <w:rPr>
          <w:sz w:val="22"/>
          <w:szCs w:val="22"/>
        </w:rPr>
        <w:t xml:space="preserve">This indemnity includes without limitation any Product safety or quality control recall, corrective action or product retrofit, or any action or proceeding arising out of any of the above occurrences.  This indemnification shall be in addition to the warranty obligation of Seller.  </w:t>
      </w:r>
    </w:p>
    <w:p w14:paraId="60D3013E" w14:textId="77777777" w:rsidR="00B54A8D" w:rsidRPr="00285796" w:rsidRDefault="00B54A8D" w:rsidP="00285796">
      <w:pPr>
        <w:spacing w:after="60" w:line="480" w:lineRule="auto"/>
        <w:ind w:left="360"/>
        <w:jc w:val="both"/>
        <w:rPr>
          <w:sz w:val="22"/>
          <w:szCs w:val="22"/>
        </w:rPr>
      </w:pPr>
    </w:p>
    <w:p w14:paraId="19E387E2" w14:textId="3105A507" w:rsidR="00934A1E" w:rsidRPr="00285796" w:rsidRDefault="00D174FF" w:rsidP="00285796">
      <w:pPr>
        <w:spacing w:after="60"/>
        <w:ind w:left="2160" w:hanging="720"/>
        <w:jc w:val="both"/>
        <w:rPr>
          <w:sz w:val="22"/>
          <w:szCs w:val="22"/>
        </w:rPr>
      </w:pPr>
      <w:r w:rsidRPr="00285796">
        <w:rPr>
          <w:sz w:val="22"/>
          <w:szCs w:val="22"/>
        </w:rPr>
        <w:t>F.</w:t>
      </w:r>
      <w:r w:rsidRPr="00285796">
        <w:rPr>
          <w:sz w:val="22"/>
          <w:szCs w:val="22"/>
        </w:rPr>
        <w:tab/>
      </w:r>
      <w:r w:rsidR="00934A1E" w:rsidRPr="00285796">
        <w:rPr>
          <w:sz w:val="22"/>
          <w:szCs w:val="22"/>
        </w:rPr>
        <w:t>Buyer agrees to defend, indemnify, assume any liability for, save and hold harmless Seller, its subsidiaries, parent companies,</w:t>
      </w:r>
      <w:r w:rsidR="008F1533" w:rsidRPr="00285796">
        <w:rPr>
          <w:sz w:val="22"/>
          <w:szCs w:val="22"/>
        </w:rPr>
        <w:t xml:space="preserve"> and each of their respective</w:t>
      </w:r>
      <w:r w:rsidR="00E444F1" w:rsidRPr="00285796">
        <w:rPr>
          <w:sz w:val="22"/>
          <w:szCs w:val="22"/>
        </w:rPr>
        <w:t xml:space="preserve"> employees, directors and</w:t>
      </w:r>
      <w:r w:rsidR="008F1533" w:rsidRPr="00285796">
        <w:rPr>
          <w:sz w:val="22"/>
          <w:szCs w:val="22"/>
        </w:rPr>
        <w:t xml:space="preserve"> officers</w:t>
      </w:r>
      <w:r w:rsidR="00934A1E" w:rsidRPr="00285796">
        <w:rPr>
          <w:sz w:val="22"/>
          <w:szCs w:val="22"/>
        </w:rPr>
        <w:t xml:space="preserve"> (the “Seller Indemnified Parties”), from and against any and all </w:t>
      </w:r>
      <w:r w:rsidR="00A8382B" w:rsidRPr="00285796">
        <w:rPr>
          <w:sz w:val="22"/>
          <w:szCs w:val="22"/>
        </w:rPr>
        <w:t>C</w:t>
      </w:r>
      <w:r w:rsidR="00934A1E" w:rsidRPr="00285796">
        <w:rPr>
          <w:sz w:val="22"/>
          <w:szCs w:val="22"/>
        </w:rPr>
        <w:t>laims</w:t>
      </w:r>
      <w:r w:rsidR="00A8382B" w:rsidRPr="00285796">
        <w:rPr>
          <w:sz w:val="22"/>
          <w:szCs w:val="22"/>
        </w:rPr>
        <w:t xml:space="preserve"> </w:t>
      </w:r>
      <w:r w:rsidR="00934A1E" w:rsidRPr="00285796">
        <w:rPr>
          <w:sz w:val="22"/>
          <w:szCs w:val="22"/>
        </w:rPr>
        <w:t xml:space="preserve">which hereafter may be asserted against the Seller Indemnified Parties or which the Seller Indemnified Parties may hereafter incur, become responsible for or pay out as a result of death or bodily injury to any person, including </w:t>
      </w:r>
      <w:r w:rsidR="007949E4" w:rsidRPr="00285796">
        <w:rPr>
          <w:sz w:val="22"/>
          <w:szCs w:val="22"/>
        </w:rPr>
        <w:t>Seller’s</w:t>
      </w:r>
      <w:r w:rsidR="00934A1E" w:rsidRPr="00285796">
        <w:rPr>
          <w:sz w:val="22"/>
          <w:szCs w:val="22"/>
        </w:rPr>
        <w:t xml:space="preserve"> employees, contractors, subcontractors, representatives, servants or agents, destruction or damage to any property or violation of any federal, state or local statute arising out of or attributable to (</w:t>
      </w:r>
      <w:proofErr w:type="spellStart"/>
      <w:r w:rsidR="00934A1E" w:rsidRPr="00285796">
        <w:rPr>
          <w:sz w:val="22"/>
          <w:szCs w:val="22"/>
        </w:rPr>
        <w:t>i</w:t>
      </w:r>
      <w:proofErr w:type="spellEnd"/>
      <w:r w:rsidR="00934A1E" w:rsidRPr="00285796">
        <w:rPr>
          <w:sz w:val="22"/>
          <w:szCs w:val="22"/>
        </w:rPr>
        <w:t xml:space="preserve">) Buyer’s </w:t>
      </w:r>
      <w:r w:rsidR="00C3602A" w:rsidRPr="00285796">
        <w:rPr>
          <w:sz w:val="22"/>
          <w:szCs w:val="22"/>
        </w:rPr>
        <w:t xml:space="preserve">material </w:t>
      </w:r>
      <w:r w:rsidR="00934A1E" w:rsidRPr="00285796">
        <w:rPr>
          <w:sz w:val="22"/>
          <w:szCs w:val="22"/>
        </w:rPr>
        <w:t>breach of this Agreement or (ii) the willful act, omission or negligence of Buyer, its employees, contractors, subcontractors, representatives, servants or agents in the performance of this Agreement.</w:t>
      </w:r>
      <w:r w:rsidR="007949E4" w:rsidRPr="00285796">
        <w:rPr>
          <w:sz w:val="22"/>
          <w:szCs w:val="22"/>
        </w:rPr>
        <w:t xml:space="preserve">  </w:t>
      </w:r>
      <w:r w:rsidR="007949E4" w:rsidRPr="00285796">
        <w:rPr>
          <w:color w:val="000000"/>
          <w:sz w:val="22"/>
          <w:szCs w:val="22"/>
          <w:lang w:eastAsia="ko-KR"/>
        </w:rPr>
        <w:t xml:space="preserve">Notwithstanding the foregoing, Seller shall not be liable to indemnify Buyer </w:t>
      </w:r>
      <w:r w:rsidR="007949E4" w:rsidRPr="00285796">
        <w:rPr>
          <w:sz w:val="22"/>
          <w:szCs w:val="22"/>
        </w:rPr>
        <w:t>or the Buyer Indemnified Parties</w:t>
      </w:r>
      <w:r w:rsidR="007949E4" w:rsidRPr="00285796">
        <w:rPr>
          <w:color w:val="000000"/>
          <w:sz w:val="22"/>
          <w:szCs w:val="22"/>
          <w:lang w:eastAsia="ko-KR"/>
        </w:rPr>
        <w:t xml:space="preserve"> for claims arising out of Buyer’s breach of this Agreement.  </w:t>
      </w:r>
    </w:p>
    <w:p w14:paraId="48E0B335" w14:textId="77777777" w:rsidR="00934A1E" w:rsidRPr="00285796" w:rsidRDefault="00934A1E" w:rsidP="00285796">
      <w:pPr>
        <w:spacing w:after="60"/>
        <w:ind w:left="2160" w:hanging="720"/>
        <w:jc w:val="both"/>
        <w:rPr>
          <w:sz w:val="22"/>
          <w:szCs w:val="22"/>
        </w:rPr>
      </w:pPr>
    </w:p>
    <w:p w14:paraId="1EE687CE" w14:textId="7E5DDAEB" w:rsidR="00B54A8D" w:rsidRPr="00285796" w:rsidRDefault="00934A1E" w:rsidP="00285796">
      <w:pPr>
        <w:spacing w:after="60"/>
        <w:ind w:left="2160" w:hanging="720"/>
        <w:jc w:val="both"/>
        <w:rPr>
          <w:sz w:val="22"/>
          <w:szCs w:val="22"/>
        </w:rPr>
      </w:pPr>
      <w:r w:rsidRPr="00285796">
        <w:rPr>
          <w:sz w:val="22"/>
          <w:szCs w:val="22"/>
        </w:rPr>
        <w:lastRenderedPageBreak/>
        <w:t>G.</w:t>
      </w:r>
      <w:r w:rsidR="00DC0126" w:rsidRPr="00285796">
        <w:rPr>
          <w:sz w:val="22"/>
          <w:szCs w:val="22"/>
        </w:rPr>
        <w:tab/>
      </w:r>
      <w:r w:rsidR="00B54A8D" w:rsidRPr="00285796">
        <w:rPr>
          <w:sz w:val="22"/>
          <w:szCs w:val="22"/>
        </w:rPr>
        <w:t xml:space="preserve">Each of the parties hereby represents and warrants this Agreement is a legal and valid obligation binding upon such </w:t>
      </w:r>
      <w:r w:rsidR="007949E4" w:rsidRPr="00285796">
        <w:rPr>
          <w:sz w:val="22"/>
          <w:szCs w:val="22"/>
        </w:rPr>
        <w:t>p</w:t>
      </w:r>
      <w:r w:rsidR="00B54A8D" w:rsidRPr="00285796">
        <w:rPr>
          <w:sz w:val="22"/>
          <w:szCs w:val="22"/>
        </w:rPr>
        <w:t>arty</w:t>
      </w:r>
      <w:r w:rsidR="00694E02" w:rsidRPr="00285796">
        <w:rPr>
          <w:sz w:val="22"/>
          <w:szCs w:val="22"/>
        </w:rPr>
        <w:t>,</w:t>
      </w:r>
      <w:r w:rsidR="00B54A8D" w:rsidRPr="00285796">
        <w:rPr>
          <w:sz w:val="22"/>
          <w:szCs w:val="22"/>
        </w:rPr>
        <w:t xml:space="preserve"> this Agreement does not violate any law or regulation of any court, governmental body or administrative or other agency having jurisdiction over it; and </w:t>
      </w:r>
      <w:r w:rsidR="007949E4" w:rsidRPr="00285796">
        <w:rPr>
          <w:sz w:val="22"/>
          <w:szCs w:val="22"/>
        </w:rPr>
        <w:t>each</w:t>
      </w:r>
      <w:r w:rsidR="00B54A8D" w:rsidRPr="00285796">
        <w:rPr>
          <w:sz w:val="22"/>
          <w:szCs w:val="22"/>
        </w:rPr>
        <w:t xml:space="preserve"> party is validly organized, in good standing, and licensed to conduct business in each jurisdiction in which the failure to do so would have a material adverse effect on such </w:t>
      </w:r>
      <w:r w:rsidR="007949E4" w:rsidRPr="00285796">
        <w:rPr>
          <w:sz w:val="22"/>
          <w:szCs w:val="22"/>
        </w:rPr>
        <w:t>p</w:t>
      </w:r>
      <w:r w:rsidR="00B54A8D" w:rsidRPr="00285796">
        <w:rPr>
          <w:sz w:val="22"/>
          <w:szCs w:val="22"/>
        </w:rPr>
        <w:t>arty.</w:t>
      </w:r>
    </w:p>
    <w:p w14:paraId="0CF4A0D6" w14:textId="77777777" w:rsidR="0074469C" w:rsidRPr="00285796" w:rsidRDefault="0074469C" w:rsidP="00285796">
      <w:pPr>
        <w:tabs>
          <w:tab w:val="left" w:pos="0"/>
          <w:tab w:val="left" w:pos="2160"/>
        </w:tabs>
        <w:jc w:val="both"/>
        <w:rPr>
          <w:sz w:val="22"/>
          <w:szCs w:val="22"/>
        </w:rPr>
      </w:pPr>
      <w:bookmarkStart w:id="35" w:name="_DV_M98"/>
      <w:bookmarkStart w:id="36" w:name="_DV_M99"/>
      <w:bookmarkStart w:id="37" w:name="_DV_M100"/>
      <w:bookmarkStart w:id="38" w:name="_DV_M101"/>
      <w:bookmarkStart w:id="39" w:name="_DV_M102"/>
      <w:bookmarkEnd w:id="35"/>
      <w:bookmarkEnd w:id="36"/>
      <w:bookmarkEnd w:id="37"/>
      <w:bookmarkEnd w:id="38"/>
      <w:bookmarkEnd w:id="39"/>
    </w:p>
    <w:p w14:paraId="1FCAF1A9" w14:textId="77777777" w:rsidR="0074469C" w:rsidRPr="00285796" w:rsidRDefault="00934A1E" w:rsidP="00285796">
      <w:pPr>
        <w:tabs>
          <w:tab w:val="left" w:pos="0"/>
          <w:tab w:val="left" w:pos="2160"/>
        </w:tabs>
        <w:ind w:left="2160" w:hanging="720"/>
        <w:jc w:val="both"/>
        <w:rPr>
          <w:sz w:val="22"/>
          <w:szCs w:val="22"/>
        </w:rPr>
      </w:pPr>
      <w:r w:rsidRPr="00285796">
        <w:rPr>
          <w:sz w:val="22"/>
          <w:szCs w:val="22"/>
        </w:rPr>
        <w:t>H</w:t>
      </w:r>
      <w:r w:rsidR="0074469C" w:rsidRPr="00285796">
        <w:rPr>
          <w:sz w:val="22"/>
          <w:szCs w:val="22"/>
        </w:rPr>
        <w:t>.</w:t>
      </w:r>
      <w:r w:rsidR="0074469C" w:rsidRPr="00285796">
        <w:rPr>
          <w:sz w:val="22"/>
          <w:szCs w:val="22"/>
        </w:rPr>
        <w:tab/>
      </w:r>
      <w:r w:rsidR="00C71179" w:rsidRPr="00285796">
        <w:rPr>
          <w:sz w:val="22"/>
          <w:szCs w:val="22"/>
        </w:rPr>
        <w:t xml:space="preserve">This Section 7 applies regardless of the type of assertion being made including, without limitation, any legal or equitable </w:t>
      </w:r>
      <w:r w:rsidR="002C4A68" w:rsidRPr="00285796">
        <w:rPr>
          <w:sz w:val="22"/>
          <w:szCs w:val="22"/>
        </w:rPr>
        <w:t>causes</w:t>
      </w:r>
      <w:r w:rsidR="00C71179" w:rsidRPr="00285796">
        <w:rPr>
          <w:sz w:val="22"/>
          <w:szCs w:val="22"/>
        </w:rPr>
        <w:t xml:space="preserve"> of action or rights, including, without limitation, negligence, strict liability in tort, other tort, express or implied warranty, indemnity, contract, contribution or subrogation, whether the assertion is made by a party to this Agreement or any third party.  This Section 7 will survive the expiration or termination of this </w:t>
      </w:r>
      <w:r w:rsidR="002C4A68" w:rsidRPr="00285796">
        <w:rPr>
          <w:sz w:val="22"/>
          <w:szCs w:val="22"/>
        </w:rPr>
        <w:t>Agreement</w:t>
      </w:r>
      <w:r w:rsidR="00C71179" w:rsidRPr="00285796">
        <w:rPr>
          <w:sz w:val="22"/>
          <w:szCs w:val="22"/>
        </w:rPr>
        <w:t xml:space="preserve">, and will be binding upon the parties’ successors, assigns and trustees.  </w:t>
      </w:r>
    </w:p>
    <w:p w14:paraId="47A5918C" w14:textId="77777777" w:rsidR="00D229C5" w:rsidRPr="00285796" w:rsidRDefault="00D229C5" w:rsidP="00285796">
      <w:pPr>
        <w:tabs>
          <w:tab w:val="left" w:pos="0"/>
          <w:tab w:val="left" w:pos="2160"/>
        </w:tabs>
        <w:ind w:left="2160" w:hanging="720"/>
        <w:jc w:val="both"/>
        <w:rPr>
          <w:sz w:val="22"/>
          <w:szCs w:val="22"/>
        </w:rPr>
      </w:pPr>
    </w:p>
    <w:p w14:paraId="35CD87B2" w14:textId="77777777" w:rsidR="00AF3231" w:rsidRPr="00285796" w:rsidRDefault="00AF3231" w:rsidP="00285796">
      <w:pPr>
        <w:tabs>
          <w:tab w:val="num" w:pos="2160"/>
        </w:tabs>
        <w:jc w:val="both"/>
        <w:rPr>
          <w:sz w:val="22"/>
          <w:szCs w:val="22"/>
        </w:rPr>
      </w:pPr>
    </w:p>
    <w:p w14:paraId="28DB775B" w14:textId="19D1E94B" w:rsidR="00694E02" w:rsidRPr="00285796" w:rsidRDefault="00EE4F60" w:rsidP="00285796">
      <w:pPr>
        <w:spacing w:after="60"/>
        <w:ind w:left="1440" w:hanging="720"/>
        <w:jc w:val="both"/>
        <w:rPr>
          <w:sz w:val="22"/>
          <w:szCs w:val="22"/>
        </w:rPr>
      </w:pPr>
      <w:r w:rsidRPr="00285796">
        <w:rPr>
          <w:sz w:val="22"/>
          <w:szCs w:val="22"/>
        </w:rPr>
        <w:t>8.</w:t>
      </w:r>
      <w:r w:rsidRPr="00285796">
        <w:rPr>
          <w:sz w:val="22"/>
          <w:szCs w:val="22"/>
        </w:rPr>
        <w:tab/>
      </w:r>
      <w:r w:rsidR="00694E02" w:rsidRPr="00285796">
        <w:rPr>
          <w:sz w:val="22"/>
          <w:szCs w:val="22"/>
          <w:u w:val="single"/>
        </w:rPr>
        <w:t>Intellectual Property Ownership and Rights</w:t>
      </w:r>
      <w:r w:rsidR="00934A1E" w:rsidRPr="00285796">
        <w:rPr>
          <w:sz w:val="22"/>
          <w:szCs w:val="22"/>
        </w:rPr>
        <w:t xml:space="preserve">.  </w:t>
      </w:r>
      <w:del w:id="40" w:author="Glenn Johnson" w:date="2020-09-10T08:28:00Z">
        <w:r w:rsidR="00934A1E" w:rsidRPr="00285796" w:rsidDel="00F40582">
          <w:rPr>
            <w:sz w:val="22"/>
            <w:szCs w:val="22"/>
          </w:rPr>
          <w:delText>A</w:delText>
        </w:r>
        <w:r w:rsidR="00694E02" w:rsidRPr="00285796" w:rsidDel="00F40582">
          <w:rPr>
            <w:sz w:val="22"/>
            <w:szCs w:val="22"/>
          </w:rPr>
          <w:delText>ny and all inventions, improvements or designs relating to the Products</w:delText>
        </w:r>
      </w:del>
      <w:ins w:id="41" w:author="Michael Forrester" w:date="2020-07-08T16:34:00Z">
        <w:del w:id="42" w:author="Glenn Johnson" w:date="2020-09-10T08:28:00Z">
          <w:r w:rsidR="00DA7087" w:rsidRPr="00285796" w:rsidDel="00F40582">
            <w:rPr>
              <w:sz w:val="22"/>
              <w:szCs w:val="22"/>
            </w:rPr>
            <w:delText xml:space="preserve"> or Finished Products</w:delText>
          </w:r>
        </w:del>
      </w:ins>
      <w:del w:id="43" w:author="Glenn Johnson" w:date="2020-09-10T08:28:00Z">
        <w:r w:rsidR="00694E02" w:rsidRPr="00285796" w:rsidDel="00F40582">
          <w:rPr>
            <w:sz w:val="22"/>
            <w:szCs w:val="22"/>
          </w:rPr>
          <w:delText xml:space="preserve"> discovered, learned, contributed to, or acquired during the existence of this </w:delText>
        </w:r>
        <w:r w:rsidR="00E444F1" w:rsidRPr="00285796" w:rsidDel="00F40582">
          <w:rPr>
            <w:sz w:val="22"/>
            <w:szCs w:val="22"/>
          </w:rPr>
          <w:delText>A</w:delText>
        </w:r>
        <w:r w:rsidR="00694E02" w:rsidRPr="00285796" w:rsidDel="00F40582">
          <w:rPr>
            <w:sz w:val="22"/>
            <w:szCs w:val="22"/>
          </w:rPr>
          <w:delText xml:space="preserve">greement  shall be immediately and fully disclosed to </w:delText>
        </w:r>
        <w:r w:rsidR="00074CE8" w:rsidRPr="00285796" w:rsidDel="00F40582">
          <w:rPr>
            <w:sz w:val="22"/>
            <w:szCs w:val="22"/>
          </w:rPr>
          <w:delText>opposite party</w:delText>
        </w:r>
        <w:r w:rsidR="00694E02" w:rsidRPr="00285796" w:rsidDel="00F40582">
          <w:rPr>
            <w:sz w:val="22"/>
            <w:szCs w:val="22"/>
          </w:rPr>
          <w:delText xml:space="preserve">, but to no third party, and shall be the sole and absolute property of Seller.  Seller shall be the sole and absolute owner of all patent or other intellectual property rights with respect thereto.  Seller shall be entitled, at its sole expense, to prepare and prosecute applications for Letters Patent of the United States and foreign countries as Seller may select, covering improvements or designs relating to the Products </w:delText>
        </w:r>
      </w:del>
      <w:ins w:id="44" w:author="Michael Forrester" w:date="2020-07-08T16:35:00Z">
        <w:del w:id="45" w:author="Glenn Johnson" w:date="2020-09-10T08:28:00Z">
          <w:r w:rsidR="00DA7087" w:rsidRPr="00285796" w:rsidDel="00F40582">
            <w:rPr>
              <w:sz w:val="22"/>
              <w:szCs w:val="22"/>
            </w:rPr>
            <w:delText xml:space="preserve">or Finished Product </w:delText>
          </w:r>
        </w:del>
      </w:ins>
      <w:del w:id="46" w:author="Glenn Johnson" w:date="2020-09-10T08:28:00Z">
        <w:r w:rsidR="00694E02" w:rsidRPr="00285796" w:rsidDel="00F40582">
          <w:rPr>
            <w:sz w:val="22"/>
            <w:szCs w:val="22"/>
          </w:rPr>
          <w:delText xml:space="preserve">developed by Buyer, or jointly by Seller and Buyer or otherwise developed by </w:delText>
        </w:r>
        <w:commentRangeStart w:id="47"/>
        <w:r w:rsidR="00694E02" w:rsidRPr="00285796" w:rsidDel="00F40582">
          <w:rPr>
            <w:sz w:val="22"/>
            <w:szCs w:val="22"/>
            <w:highlight w:val="yellow"/>
            <w:rPrChange w:id="48" w:author="Glenn Johnson" w:date="2020-09-07T19:55:00Z">
              <w:rPr>
                <w:rFonts w:ascii="Arial" w:hAnsi="Arial" w:cs="Arial"/>
                <w:sz w:val="24"/>
                <w:szCs w:val="24"/>
              </w:rPr>
            </w:rPrChange>
          </w:rPr>
          <w:delText>Seller</w:delText>
        </w:r>
        <w:commentRangeEnd w:id="47"/>
        <w:r w:rsidR="003B1419" w:rsidRPr="00285796" w:rsidDel="00F40582">
          <w:rPr>
            <w:rStyle w:val="CommentReference"/>
            <w:sz w:val="22"/>
            <w:szCs w:val="22"/>
          </w:rPr>
          <w:commentReference w:id="47"/>
        </w:r>
        <w:r w:rsidR="00694E02" w:rsidRPr="00285796" w:rsidDel="00F40582">
          <w:rPr>
            <w:sz w:val="22"/>
            <w:szCs w:val="22"/>
          </w:rPr>
          <w:delText xml:space="preserve">. </w:delText>
        </w:r>
      </w:del>
      <w:ins w:id="49" w:author="Glenn Johnson" w:date="2020-09-10T08:41:00Z">
        <w:r w:rsidR="00DB2445" w:rsidRPr="00285796">
          <w:rPr>
            <w:sz w:val="22"/>
            <w:szCs w:val="22"/>
          </w:rPr>
          <w:t>The</w:t>
        </w:r>
        <w:r w:rsidR="00F35F34" w:rsidRPr="00285796">
          <w:rPr>
            <w:sz w:val="22"/>
            <w:szCs w:val="22"/>
          </w:rPr>
          <w:t xml:space="preserve"> </w:t>
        </w:r>
      </w:ins>
      <w:ins w:id="50" w:author="Glenn Johnson" w:date="2020-09-10T08:42:00Z">
        <w:r w:rsidR="002D0F6D" w:rsidRPr="00285796">
          <w:rPr>
            <w:sz w:val="22"/>
            <w:szCs w:val="22"/>
          </w:rPr>
          <w:t xml:space="preserve">Technology </w:t>
        </w:r>
      </w:ins>
      <w:ins w:id="51" w:author="Glenn Johnson" w:date="2020-09-10T08:41:00Z">
        <w:r w:rsidR="00F35F34" w:rsidRPr="00285796">
          <w:rPr>
            <w:sz w:val="22"/>
            <w:szCs w:val="22"/>
          </w:rPr>
          <w:t>Improvements</w:t>
        </w:r>
      </w:ins>
      <w:ins w:id="52" w:author="Glenn Johnson" w:date="2020-09-10T08:42:00Z">
        <w:r w:rsidR="002D0F6D" w:rsidRPr="00285796">
          <w:rPr>
            <w:sz w:val="22"/>
            <w:szCs w:val="22"/>
          </w:rPr>
          <w:t xml:space="preserve"> clause of the Sublicense Agreement is incorporated herein.</w:t>
        </w:r>
      </w:ins>
      <w:ins w:id="53" w:author="Glenn Johnson" w:date="2020-09-10T08:41:00Z">
        <w:r w:rsidR="00F35F34" w:rsidRPr="00285796">
          <w:rPr>
            <w:sz w:val="22"/>
            <w:szCs w:val="22"/>
          </w:rPr>
          <w:t xml:space="preserve"> </w:t>
        </w:r>
      </w:ins>
    </w:p>
    <w:p w14:paraId="067EA0AC" w14:textId="77777777" w:rsidR="00AF3231" w:rsidRPr="00285796" w:rsidRDefault="00AF3231" w:rsidP="00285796">
      <w:pPr>
        <w:tabs>
          <w:tab w:val="left" w:pos="1440"/>
        </w:tabs>
        <w:jc w:val="both"/>
        <w:rPr>
          <w:sz w:val="22"/>
          <w:szCs w:val="22"/>
        </w:rPr>
      </w:pPr>
    </w:p>
    <w:p w14:paraId="42E6AC51" w14:textId="51ECFBAF" w:rsidR="00AF3231" w:rsidRPr="00285796" w:rsidRDefault="00EE4F60" w:rsidP="00285796">
      <w:pPr>
        <w:ind w:left="1440" w:hanging="720"/>
        <w:jc w:val="both"/>
        <w:rPr>
          <w:sz w:val="22"/>
          <w:szCs w:val="22"/>
        </w:rPr>
      </w:pPr>
      <w:r w:rsidRPr="00285796">
        <w:rPr>
          <w:sz w:val="22"/>
          <w:szCs w:val="22"/>
        </w:rPr>
        <w:t>9.</w:t>
      </w:r>
      <w:r w:rsidRPr="00285796">
        <w:rPr>
          <w:sz w:val="22"/>
          <w:szCs w:val="22"/>
        </w:rPr>
        <w:tab/>
      </w:r>
      <w:r w:rsidR="00AF3231" w:rsidRPr="00285796">
        <w:rPr>
          <w:sz w:val="22"/>
          <w:szCs w:val="22"/>
          <w:u w:val="single"/>
        </w:rPr>
        <w:t>Relationship</w:t>
      </w:r>
      <w:r w:rsidR="00AF3231" w:rsidRPr="00285796">
        <w:rPr>
          <w:sz w:val="22"/>
          <w:szCs w:val="22"/>
        </w:rPr>
        <w:t xml:space="preserve">.  </w:t>
      </w:r>
      <w:r w:rsidR="004B2ED9" w:rsidRPr="00285796">
        <w:rPr>
          <w:sz w:val="22"/>
          <w:szCs w:val="22"/>
        </w:rPr>
        <w:t xml:space="preserve">The parties are and </w:t>
      </w:r>
      <w:r w:rsidR="00651CC9" w:rsidRPr="00285796">
        <w:rPr>
          <w:sz w:val="22"/>
          <w:szCs w:val="22"/>
        </w:rPr>
        <w:t xml:space="preserve">at all times </w:t>
      </w:r>
      <w:r w:rsidR="003E059D" w:rsidRPr="00285796">
        <w:rPr>
          <w:sz w:val="22"/>
          <w:szCs w:val="22"/>
        </w:rPr>
        <w:t xml:space="preserve">will </w:t>
      </w:r>
      <w:r w:rsidR="00AF3231" w:rsidRPr="00285796">
        <w:rPr>
          <w:sz w:val="22"/>
          <w:szCs w:val="22"/>
        </w:rPr>
        <w:t>be independent contractor</w:t>
      </w:r>
      <w:r w:rsidR="004B2ED9" w:rsidRPr="00285796">
        <w:rPr>
          <w:sz w:val="22"/>
          <w:szCs w:val="22"/>
        </w:rPr>
        <w:t>s</w:t>
      </w:r>
      <w:r w:rsidR="00AF3231" w:rsidRPr="00285796">
        <w:rPr>
          <w:sz w:val="22"/>
          <w:szCs w:val="22"/>
        </w:rPr>
        <w:t>.</w:t>
      </w:r>
      <w:r w:rsidR="00651CC9" w:rsidRPr="00285796">
        <w:rPr>
          <w:sz w:val="22"/>
          <w:szCs w:val="22"/>
        </w:rPr>
        <w:t xml:space="preserve">  </w:t>
      </w:r>
      <w:r w:rsidR="00AF3231" w:rsidRPr="00285796">
        <w:rPr>
          <w:sz w:val="22"/>
          <w:szCs w:val="22"/>
        </w:rPr>
        <w:t xml:space="preserve">Nothing herein contained in this Agreement </w:t>
      </w:r>
      <w:r w:rsidR="003E059D" w:rsidRPr="00285796">
        <w:rPr>
          <w:sz w:val="22"/>
          <w:szCs w:val="22"/>
        </w:rPr>
        <w:t xml:space="preserve">may </w:t>
      </w:r>
      <w:r w:rsidR="00AF3231" w:rsidRPr="00285796">
        <w:rPr>
          <w:sz w:val="22"/>
          <w:szCs w:val="22"/>
        </w:rPr>
        <w:t xml:space="preserve">be construed so as to create a partnership or joint venture, and neither party hereto </w:t>
      </w:r>
      <w:r w:rsidR="003E059D" w:rsidRPr="00285796">
        <w:rPr>
          <w:sz w:val="22"/>
          <w:szCs w:val="22"/>
        </w:rPr>
        <w:t xml:space="preserve">will </w:t>
      </w:r>
      <w:r w:rsidR="00AF3231" w:rsidRPr="00285796">
        <w:rPr>
          <w:sz w:val="22"/>
          <w:szCs w:val="22"/>
        </w:rPr>
        <w:t>be liable for the debts or obligations of the other.  Buyer may not grant any right or authority or assume or create any obligation or liability, express or implied, for or on behalf of Seller.  Seller may not grant any right or authority or assume or create any obligation or liability, express or implied, for or on behalf of Buyer.</w:t>
      </w:r>
      <w:r w:rsidR="002451C8" w:rsidRPr="00285796">
        <w:rPr>
          <w:sz w:val="22"/>
          <w:szCs w:val="22"/>
        </w:rPr>
        <w:t xml:space="preserve">  </w:t>
      </w:r>
      <w:r w:rsidR="00414374" w:rsidRPr="00285796">
        <w:rPr>
          <w:sz w:val="22"/>
          <w:szCs w:val="22"/>
        </w:rPr>
        <w:t xml:space="preserve">If Seller receives a bona fide offer to purchase all </w:t>
      </w:r>
      <w:r w:rsidR="000771F3" w:rsidRPr="00285796">
        <w:rPr>
          <w:sz w:val="22"/>
          <w:szCs w:val="22"/>
        </w:rPr>
        <w:t xml:space="preserve">or substantially all of its business or assets, or if the owners of Seller receive a bona fide offer to purchase a majority of the outstanding equity of Seller (collectively, an “Offer”), then Seller will inform Buyer of such Offer, within thirty (30) days of receiving such Offer, and Buyer will have a right of first refusal with respect to such Offer.  Buyer’s right of first refusal will last for </w:t>
      </w:r>
      <w:ins w:id="54" w:author="Glenn Johnson" w:date="2020-09-10T08:27:00Z">
        <w:r w:rsidR="001B23E5" w:rsidRPr="00285796">
          <w:rPr>
            <w:sz w:val="22"/>
            <w:szCs w:val="22"/>
          </w:rPr>
          <w:t>ninety</w:t>
        </w:r>
      </w:ins>
      <w:del w:id="55" w:author="Glenn Johnson" w:date="2020-09-10T08:27:00Z">
        <w:r w:rsidR="000771F3" w:rsidRPr="00285796" w:rsidDel="00F40582">
          <w:rPr>
            <w:sz w:val="22"/>
            <w:szCs w:val="22"/>
          </w:rPr>
          <w:delText>one hundred eighty</w:delText>
        </w:r>
      </w:del>
      <w:r w:rsidR="000771F3" w:rsidRPr="00285796">
        <w:rPr>
          <w:sz w:val="22"/>
          <w:szCs w:val="22"/>
        </w:rPr>
        <w:t xml:space="preserve"> (</w:t>
      </w:r>
      <w:del w:id="56" w:author="Michael Forrester" w:date="2020-07-08T16:37:00Z">
        <w:r w:rsidR="000771F3" w:rsidRPr="00285796" w:rsidDel="00DA7087">
          <w:rPr>
            <w:sz w:val="22"/>
            <w:szCs w:val="22"/>
          </w:rPr>
          <w:delText>180</w:delText>
        </w:r>
      </w:del>
      <w:ins w:id="57" w:author="Michael Forrester" w:date="2020-07-08T16:37:00Z">
        <w:del w:id="58" w:author="Burke, Matt" w:date="2020-08-06T11:41:00Z">
          <w:r w:rsidR="00DA7087" w:rsidRPr="00285796" w:rsidDel="00FE6442">
            <w:rPr>
              <w:sz w:val="22"/>
              <w:szCs w:val="22"/>
            </w:rPr>
            <w:delText>60</w:delText>
          </w:r>
        </w:del>
      </w:ins>
      <w:ins w:id="59" w:author="Burke, Matt" w:date="2020-08-06T11:41:00Z">
        <w:r w:rsidR="00FE6442" w:rsidRPr="00285796">
          <w:rPr>
            <w:sz w:val="22"/>
            <w:szCs w:val="22"/>
          </w:rPr>
          <w:t>90</w:t>
        </w:r>
      </w:ins>
      <w:r w:rsidR="000771F3" w:rsidRPr="00285796">
        <w:rPr>
          <w:sz w:val="22"/>
          <w:szCs w:val="22"/>
        </w:rPr>
        <w:t xml:space="preserve">) days from the date Seller notifies Buyer of such Offer during which time Buyer may agree to purchase the Seller’s business or its outstanding equity interests on terms at least as favorable to Seller as the terms in the Offer.  If Buyer does not indicate its intention to meet the terms contained in the Offer within </w:t>
      </w:r>
      <w:del w:id="60" w:author="Michael Forrester" w:date="2020-07-08T16:37:00Z">
        <w:r w:rsidR="000771F3" w:rsidRPr="00285796" w:rsidDel="00DA7087">
          <w:rPr>
            <w:sz w:val="22"/>
            <w:szCs w:val="22"/>
          </w:rPr>
          <w:delText xml:space="preserve">180 </w:delText>
        </w:r>
      </w:del>
      <w:ins w:id="61" w:author="Michael Forrester" w:date="2020-07-08T16:37:00Z">
        <w:del w:id="62" w:author="Burke, Matt" w:date="2020-08-06T11:41:00Z">
          <w:r w:rsidR="00DA7087" w:rsidRPr="00285796" w:rsidDel="00FE6442">
            <w:rPr>
              <w:sz w:val="22"/>
              <w:szCs w:val="22"/>
            </w:rPr>
            <w:delText>60</w:delText>
          </w:r>
        </w:del>
      </w:ins>
      <w:ins w:id="63" w:author="Burke, Matt" w:date="2020-08-06T11:41:00Z">
        <w:r w:rsidR="00FE6442" w:rsidRPr="00285796">
          <w:rPr>
            <w:sz w:val="22"/>
            <w:szCs w:val="22"/>
          </w:rPr>
          <w:t>90</w:t>
        </w:r>
      </w:ins>
      <w:ins w:id="64" w:author="Michael Forrester" w:date="2020-07-08T16:37:00Z">
        <w:r w:rsidR="00DA7087" w:rsidRPr="00285796">
          <w:rPr>
            <w:sz w:val="22"/>
            <w:szCs w:val="22"/>
          </w:rPr>
          <w:t xml:space="preserve"> </w:t>
        </w:r>
      </w:ins>
      <w:r w:rsidR="000771F3" w:rsidRPr="00285796">
        <w:rPr>
          <w:sz w:val="22"/>
          <w:szCs w:val="22"/>
        </w:rPr>
        <w:t>days of receiving notice of such Offer from Seller, then Seller may enter into a transaction pursuant to the terms of</w:t>
      </w:r>
      <w:r w:rsidR="005816BA" w:rsidRPr="00285796">
        <w:rPr>
          <w:sz w:val="22"/>
          <w:szCs w:val="22"/>
        </w:rPr>
        <w:t xml:space="preserve"> the Offer with the party who made the Offer</w:t>
      </w:r>
      <w:r w:rsidR="000771F3" w:rsidRPr="00285796">
        <w:rPr>
          <w:sz w:val="22"/>
          <w:szCs w:val="22"/>
        </w:rPr>
        <w:t xml:space="preserve">, provided, however, that such transaction shall be consummated </w:t>
      </w:r>
      <w:r w:rsidR="005816BA" w:rsidRPr="00285796">
        <w:rPr>
          <w:sz w:val="22"/>
          <w:szCs w:val="22"/>
        </w:rPr>
        <w:t xml:space="preserve">with the party that made the Offer </w:t>
      </w:r>
      <w:r w:rsidR="000771F3" w:rsidRPr="00285796">
        <w:rPr>
          <w:sz w:val="22"/>
          <w:szCs w:val="22"/>
        </w:rPr>
        <w:t>within ninety (90) days after Buyer fails to exercise its right of first refusal.  If such transaction is not consummated within such time frame or if Seller receives a</w:t>
      </w:r>
      <w:r w:rsidR="0062068A" w:rsidRPr="00285796">
        <w:rPr>
          <w:sz w:val="22"/>
          <w:szCs w:val="22"/>
        </w:rPr>
        <w:t xml:space="preserve"> modified Offer that is materially different from the original Offer</w:t>
      </w:r>
      <w:r w:rsidR="000771F3" w:rsidRPr="00285796">
        <w:rPr>
          <w:sz w:val="22"/>
          <w:szCs w:val="22"/>
        </w:rPr>
        <w:t xml:space="preserve">, Buyer will have a subsequent right of first refusal with respect to such Offer or any modified </w:t>
      </w:r>
      <w:r w:rsidR="005816BA" w:rsidRPr="00285796">
        <w:rPr>
          <w:sz w:val="22"/>
          <w:szCs w:val="22"/>
        </w:rPr>
        <w:t xml:space="preserve">or subsequent </w:t>
      </w:r>
      <w:r w:rsidR="000771F3" w:rsidRPr="00285796">
        <w:rPr>
          <w:sz w:val="22"/>
          <w:szCs w:val="22"/>
        </w:rPr>
        <w:t xml:space="preserve">offer that Seller may receive.   </w:t>
      </w:r>
    </w:p>
    <w:p w14:paraId="266D845B" w14:textId="77777777" w:rsidR="00AF3231" w:rsidRPr="00285796" w:rsidRDefault="00AF3231" w:rsidP="00285796">
      <w:pPr>
        <w:tabs>
          <w:tab w:val="left" w:pos="720"/>
          <w:tab w:val="left" w:pos="1440"/>
        </w:tabs>
        <w:ind w:left="1440" w:hanging="720"/>
        <w:jc w:val="both"/>
        <w:rPr>
          <w:sz w:val="22"/>
          <w:szCs w:val="22"/>
        </w:rPr>
      </w:pPr>
    </w:p>
    <w:p w14:paraId="527B643C" w14:textId="16FFF5FB" w:rsidR="00AF3231" w:rsidRPr="00285796" w:rsidRDefault="00EE4F60" w:rsidP="00285796">
      <w:pPr>
        <w:ind w:left="1440" w:hanging="720"/>
        <w:jc w:val="both"/>
        <w:rPr>
          <w:sz w:val="22"/>
          <w:szCs w:val="22"/>
        </w:rPr>
      </w:pPr>
      <w:r w:rsidRPr="00285796">
        <w:rPr>
          <w:sz w:val="22"/>
          <w:szCs w:val="22"/>
        </w:rPr>
        <w:t>10.</w:t>
      </w:r>
      <w:r w:rsidRPr="00285796">
        <w:rPr>
          <w:sz w:val="22"/>
          <w:szCs w:val="22"/>
        </w:rPr>
        <w:tab/>
      </w:r>
      <w:commentRangeStart w:id="65"/>
      <w:r w:rsidR="00AF3231" w:rsidRPr="00285796">
        <w:rPr>
          <w:sz w:val="22"/>
          <w:szCs w:val="22"/>
          <w:u w:val="single"/>
        </w:rPr>
        <w:t>Term</w:t>
      </w:r>
      <w:commentRangeEnd w:id="65"/>
      <w:r w:rsidR="00691C8A" w:rsidRPr="00285796">
        <w:rPr>
          <w:rStyle w:val="CommentReference"/>
          <w:sz w:val="22"/>
          <w:szCs w:val="22"/>
        </w:rPr>
        <w:commentReference w:id="65"/>
      </w:r>
      <w:r w:rsidR="00AF3231" w:rsidRPr="00285796">
        <w:rPr>
          <w:sz w:val="22"/>
          <w:szCs w:val="22"/>
          <w:u w:val="single"/>
        </w:rPr>
        <w:t xml:space="preserve"> and Termination</w:t>
      </w:r>
      <w:r w:rsidR="00AF3231" w:rsidRPr="00285796">
        <w:rPr>
          <w:sz w:val="22"/>
          <w:szCs w:val="22"/>
        </w:rPr>
        <w:t xml:space="preserve">. The initial term of this </w:t>
      </w:r>
      <w:r w:rsidR="007E19A5" w:rsidRPr="00285796">
        <w:rPr>
          <w:sz w:val="22"/>
          <w:szCs w:val="22"/>
        </w:rPr>
        <w:t>A</w:t>
      </w:r>
      <w:r w:rsidR="00AF3231" w:rsidRPr="00285796">
        <w:rPr>
          <w:sz w:val="22"/>
          <w:szCs w:val="22"/>
        </w:rPr>
        <w:t xml:space="preserve">greement </w:t>
      </w:r>
      <w:r w:rsidR="003E059D" w:rsidRPr="00285796">
        <w:rPr>
          <w:sz w:val="22"/>
          <w:szCs w:val="22"/>
        </w:rPr>
        <w:t xml:space="preserve">will </w:t>
      </w:r>
      <w:r w:rsidR="00AF3231" w:rsidRPr="00285796">
        <w:rPr>
          <w:sz w:val="22"/>
          <w:szCs w:val="22"/>
        </w:rPr>
        <w:t>be for a period of</w:t>
      </w:r>
      <w:r w:rsidR="00DE1839" w:rsidRPr="00285796">
        <w:rPr>
          <w:sz w:val="22"/>
          <w:szCs w:val="22"/>
        </w:rPr>
        <w:t xml:space="preserve"> three</w:t>
      </w:r>
      <w:r w:rsidR="009248F9" w:rsidRPr="00285796">
        <w:rPr>
          <w:sz w:val="22"/>
          <w:szCs w:val="22"/>
        </w:rPr>
        <w:t xml:space="preserve"> (</w:t>
      </w:r>
      <w:r w:rsidR="00DE1839" w:rsidRPr="00285796">
        <w:rPr>
          <w:sz w:val="22"/>
          <w:szCs w:val="22"/>
        </w:rPr>
        <w:t>3</w:t>
      </w:r>
      <w:r w:rsidR="009248F9" w:rsidRPr="00285796">
        <w:rPr>
          <w:sz w:val="22"/>
          <w:szCs w:val="22"/>
        </w:rPr>
        <w:t>)</w:t>
      </w:r>
      <w:r w:rsidR="00AF3231" w:rsidRPr="00285796">
        <w:rPr>
          <w:sz w:val="22"/>
          <w:szCs w:val="22"/>
        </w:rPr>
        <w:t xml:space="preserve"> year</w:t>
      </w:r>
      <w:r w:rsidR="009248F9" w:rsidRPr="00285796">
        <w:rPr>
          <w:sz w:val="22"/>
          <w:szCs w:val="22"/>
        </w:rPr>
        <w:t>s</w:t>
      </w:r>
      <w:r w:rsidR="00AF3231" w:rsidRPr="00285796">
        <w:rPr>
          <w:sz w:val="22"/>
          <w:szCs w:val="22"/>
        </w:rPr>
        <w:t xml:space="preserve"> from the Effective Date (the “Initial Term”)</w:t>
      </w:r>
      <w:r w:rsidR="00144ED3" w:rsidRPr="00285796">
        <w:rPr>
          <w:sz w:val="22"/>
          <w:szCs w:val="22"/>
        </w:rPr>
        <w:t xml:space="preserve"> unless terminated earlier as provided for herein</w:t>
      </w:r>
      <w:r w:rsidR="00AF3231" w:rsidRPr="00285796">
        <w:rPr>
          <w:sz w:val="22"/>
          <w:szCs w:val="22"/>
        </w:rPr>
        <w:t xml:space="preserve">.  </w:t>
      </w:r>
      <w:r w:rsidR="00D22E57" w:rsidRPr="00285796">
        <w:rPr>
          <w:sz w:val="22"/>
          <w:szCs w:val="22"/>
        </w:rPr>
        <w:t>If</w:t>
      </w:r>
      <w:r w:rsidR="00D53B36" w:rsidRPr="00285796">
        <w:rPr>
          <w:sz w:val="22"/>
          <w:szCs w:val="22"/>
        </w:rPr>
        <w:t xml:space="preserve"> Buyer purchases the annual Sales Volumes during the Initial Term, </w:t>
      </w:r>
      <w:r w:rsidR="00AF3231" w:rsidRPr="00285796">
        <w:rPr>
          <w:sz w:val="22"/>
          <w:szCs w:val="22"/>
        </w:rPr>
        <w:t>this Agreement will renew for consecutive one-year periods</w:t>
      </w:r>
      <w:r w:rsidR="00E94364" w:rsidRPr="00285796">
        <w:rPr>
          <w:sz w:val="22"/>
          <w:szCs w:val="22"/>
        </w:rPr>
        <w:t xml:space="preserve"> (each a “Renewal Term”)</w:t>
      </w:r>
      <w:r w:rsidR="00AF3231" w:rsidRPr="00285796">
        <w:rPr>
          <w:sz w:val="22"/>
          <w:szCs w:val="22"/>
        </w:rPr>
        <w:t xml:space="preserve"> until canceled by either party, without regard to cause, upon</w:t>
      </w:r>
      <w:ins w:id="66" w:author="Burke, Matt" w:date="2020-08-06T13:10:00Z">
        <w:r w:rsidR="0099700F" w:rsidRPr="00285796">
          <w:rPr>
            <w:sz w:val="22"/>
            <w:szCs w:val="22"/>
          </w:rPr>
          <w:t xml:space="preserve"> giving written notice to the other party </w:t>
        </w:r>
      </w:ins>
      <w:del w:id="67" w:author="Burke, Matt" w:date="2020-08-06T13:11:00Z">
        <w:r w:rsidR="007215F2" w:rsidRPr="00285796" w:rsidDel="0099700F">
          <w:rPr>
            <w:sz w:val="22"/>
            <w:szCs w:val="22"/>
          </w:rPr>
          <w:delText xml:space="preserve"> </w:delText>
        </w:r>
      </w:del>
      <w:ins w:id="68" w:author="Burke, Matt" w:date="2020-08-06T13:10:00Z">
        <w:r w:rsidR="0058277F" w:rsidRPr="00285796">
          <w:rPr>
            <w:sz w:val="22"/>
            <w:szCs w:val="22"/>
          </w:rPr>
          <w:t xml:space="preserve">at least </w:t>
        </w:r>
      </w:ins>
      <w:r w:rsidR="005F6267" w:rsidRPr="00285796">
        <w:rPr>
          <w:sz w:val="22"/>
          <w:szCs w:val="22"/>
        </w:rPr>
        <w:t>one-hundred eighty (180)</w:t>
      </w:r>
      <w:r w:rsidR="00AF3231" w:rsidRPr="00285796">
        <w:rPr>
          <w:sz w:val="22"/>
          <w:szCs w:val="22"/>
        </w:rPr>
        <w:t xml:space="preserve"> days prior </w:t>
      </w:r>
      <w:del w:id="69" w:author="Burke, Matt" w:date="2020-08-06T13:11:00Z">
        <w:r w:rsidR="00AF3231" w:rsidRPr="00285796" w:rsidDel="008B0749">
          <w:rPr>
            <w:sz w:val="22"/>
            <w:szCs w:val="22"/>
          </w:rPr>
          <w:delText>written notice to the other</w:delText>
        </w:r>
        <w:r w:rsidR="00E94364" w:rsidRPr="00285796" w:rsidDel="008B0749">
          <w:rPr>
            <w:sz w:val="22"/>
            <w:szCs w:val="22"/>
          </w:rPr>
          <w:delText xml:space="preserve"> party</w:delText>
        </w:r>
      </w:del>
      <w:ins w:id="70" w:author="Burke, Matt" w:date="2020-08-06T13:11:00Z">
        <w:r w:rsidR="008B0749" w:rsidRPr="00285796">
          <w:rPr>
            <w:sz w:val="22"/>
            <w:szCs w:val="22"/>
          </w:rPr>
          <w:t>to the expiration of the Renewal Term</w:t>
        </w:r>
      </w:ins>
      <w:r w:rsidR="00AF3231" w:rsidRPr="00285796">
        <w:rPr>
          <w:sz w:val="22"/>
          <w:szCs w:val="22"/>
        </w:rPr>
        <w:t xml:space="preserve">.  Each party </w:t>
      </w:r>
      <w:r w:rsidR="003E059D" w:rsidRPr="00285796">
        <w:rPr>
          <w:sz w:val="22"/>
          <w:szCs w:val="22"/>
        </w:rPr>
        <w:t xml:space="preserve">will </w:t>
      </w:r>
      <w:r w:rsidR="00AF3231" w:rsidRPr="00285796">
        <w:rPr>
          <w:sz w:val="22"/>
          <w:szCs w:val="22"/>
        </w:rPr>
        <w:t>at all times have the right to terminate this Agreement due to the other party’s breach of any material provision hereof</w:t>
      </w:r>
      <w:r w:rsidR="00DE1839" w:rsidRPr="00285796">
        <w:rPr>
          <w:sz w:val="22"/>
          <w:szCs w:val="22"/>
        </w:rPr>
        <w:t xml:space="preserve"> not cured within thirty (30) days of written </w:t>
      </w:r>
      <w:r w:rsidR="00DE1839" w:rsidRPr="00285796">
        <w:rPr>
          <w:sz w:val="22"/>
          <w:szCs w:val="22"/>
        </w:rPr>
        <w:lastRenderedPageBreak/>
        <w:t>notice</w:t>
      </w:r>
      <w:r w:rsidR="007215F2" w:rsidRPr="00285796">
        <w:rPr>
          <w:sz w:val="22"/>
          <w:szCs w:val="22"/>
        </w:rPr>
        <w:t xml:space="preserve"> or in the event </w:t>
      </w:r>
      <w:r w:rsidR="003E059D" w:rsidRPr="00285796">
        <w:rPr>
          <w:sz w:val="22"/>
          <w:szCs w:val="22"/>
        </w:rPr>
        <w:t xml:space="preserve">the other </w:t>
      </w:r>
      <w:r w:rsidR="007215F2" w:rsidRPr="00285796">
        <w:rPr>
          <w:sz w:val="22"/>
          <w:szCs w:val="22"/>
        </w:rPr>
        <w:t xml:space="preserve">party </w:t>
      </w:r>
      <w:r w:rsidR="00EF200E" w:rsidRPr="00285796">
        <w:rPr>
          <w:sz w:val="22"/>
          <w:szCs w:val="22"/>
        </w:rPr>
        <w:t>becomes</w:t>
      </w:r>
      <w:r w:rsidR="007215F2" w:rsidRPr="00285796">
        <w:rPr>
          <w:sz w:val="22"/>
          <w:szCs w:val="22"/>
        </w:rPr>
        <w:t xml:space="preserve"> insolvent or </w:t>
      </w:r>
      <w:r w:rsidR="00EF200E" w:rsidRPr="00285796">
        <w:rPr>
          <w:sz w:val="22"/>
          <w:szCs w:val="22"/>
        </w:rPr>
        <w:t>makes</w:t>
      </w:r>
      <w:r w:rsidR="007215F2" w:rsidRPr="00285796">
        <w:rPr>
          <w:sz w:val="22"/>
          <w:szCs w:val="22"/>
        </w:rPr>
        <w:t xml:space="preserve"> an assignment for the benefit of creditors, or proceedings </w:t>
      </w:r>
      <w:r w:rsidR="00EF200E" w:rsidRPr="00285796">
        <w:rPr>
          <w:sz w:val="22"/>
          <w:szCs w:val="22"/>
        </w:rPr>
        <w:t xml:space="preserve">are </w:t>
      </w:r>
      <w:r w:rsidR="007215F2" w:rsidRPr="00285796">
        <w:rPr>
          <w:sz w:val="22"/>
          <w:szCs w:val="22"/>
        </w:rPr>
        <w:t xml:space="preserve">commenced by, or against, </w:t>
      </w:r>
      <w:r w:rsidR="00EF200E" w:rsidRPr="00285796">
        <w:rPr>
          <w:sz w:val="22"/>
          <w:szCs w:val="22"/>
        </w:rPr>
        <w:t xml:space="preserve">such </w:t>
      </w:r>
      <w:r w:rsidR="007215F2" w:rsidRPr="00285796">
        <w:rPr>
          <w:sz w:val="22"/>
          <w:szCs w:val="22"/>
        </w:rPr>
        <w:t xml:space="preserve">party under the United States Bankruptcy Code or similar foreign statute or law, which proceedings shall not have been dismissed within thirty (30) days after the commencement thereof, or a receiver or trustee of </w:t>
      </w:r>
      <w:r w:rsidR="00EF200E" w:rsidRPr="00285796">
        <w:rPr>
          <w:sz w:val="22"/>
          <w:szCs w:val="22"/>
        </w:rPr>
        <w:t xml:space="preserve">such </w:t>
      </w:r>
      <w:r w:rsidR="007215F2" w:rsidRPr="00285796">
        <w:rPr>
          <w:sz w:val="22"/>
          <w:szCs w:val="22"/>
        </w:rPr>
        <w:t xml:space="preserve">party </w:t>
      </w:r>
      <w:r w:rsidR="00EF200E" w:rsidRPr="00285796">
        <w:rPr>
          <w:sz w:val="22"/>
          <w:szCs w:val="22"/>
        </w:rPr>
        <w:t xml:space="preserve">is </w:t>
      </w:r>
      <w:r w:rsidR="007215F2" w:rsidRPr="00285796">
        <w:rPr>
          <w:sz w:val="22"/>
          <w:szCs w:val="22"/>
        </w:rPr>
        <w:t>appointed to manage the assets of business of such party.</w:t>
      </w:r>
    </w:p>
    <w:p w14:paraId="62C12F15" w14:textId="77777777" w:rsidR="00AF3231" w:rsidRPr="00285796" w:rsidRDefault="00AF3231" w:rsidP="00285796">
      <w:pPr>
        <w:tabs>
          <w:tab w:val="left" w:pos="1440"/>
        </w:tabs>
        <w:ind w:left="1440" w:hanging="720"/>
        <w:jc w:val="both"/>
        <w:rPr>
          <w:sz w:val="22"/>
          <w:szCs w:val="22"/>
          <w:u w:val="single"/>
        </w:rPr>
      </w:pPr>
    </w:p>
    <w:p w14:paraId="283817F1" w14:textId="30765252" w:rsidR="00AF3231" w:rsidRPr="00285796" w:rsidDel="00D03F31" w:rsidRDefault="00EE4F60" w:rsidP="00285796">
      <w:pPr>
        <w:tabs>
          <w:tab w:val="left" w:pos="3240"/>
        </w:tabs>
        <w:ind w:left="1440" w:hanging="720"/>
        <w:jc w:val="both"/>
        <w:rPr>
          <w:del w:id="71" w:author="Michael Forrester" w:date="2020-07-08T16:37:00Z"/>
          <w:sz w:val="22"/>
          <w:szCs w:val="22"/>
        </w:rPr>
        <w:pPrChange w:id="72" w:author="Burke, Matt" w:date="2020-08-06T13:49:00Z">
          <w:pPr>
            <w:ind w:left="1440" w:hanging="720"/>
            <w:jc w:val="both"/>
          </w:pPr>
        </w:pPrChange>
      </w:pPr>
      <w:r w:rsidRPr="00285796">
        <w:rPr>
          <w:sz w:val="22"/>
          <w:szCs w:val="22"/>
        </w:rPr>
        <w:t>11.</w:t>
      </w:r>
      <w:r w:rsidRPr="00285796">
        <w:rPr>
          <w:sz w:val="22"/>
          <w:szCs w:val="22"/>
        </w:rPr>
        <w:tab/>
      </w:r>
      <w:commentRangeStart w:id="73"/>
      <w:r w:rsidR="00AF3231" w:rsidRPr="00285796">
        <w:rPr>
          <w:sz w:val="22"/>
          <w:szCs w:val="22"/>
          <w:u w:val="single"/>
        </w:rPr>
        <w:t>Confidentiality</w:t>
      </w:r>
      <w:r w:rsidR="00AF3231" w:rsidRPr="00285796">
        <w:rPr>
          <w:sz w:val="22"/>
          <w:szCs w:val="22"/>
        </w:rPr>
        <w:t>.</w:t>
      </w:r>
      <w:ins w:id="74" w:author="Burke, Matt" w:date="2020-07-30T15:35:00Z">
        <w:r w:rsidR="00D156E6" w:rsidRPr="00285796">
          <w:rPr>
            <w:sz w:val="22"/>
            <w:szCs w:val="22"/>
          </w:rPr>
          <w:t xml:space="preserve">  The parties ackno</w:t>
        </w:r>
      </w:ins>
      <w:ins w:id="75" w:author="Burke, Matt" w:date="2020-07-30T15:36:00Z">
        <w:r w:rsidR="00D156E6" w:rsidRPr="00285796">
          <w:rPr>
            <w:sz w:val="22"/>
            <w:szCs w:val="22"/>
          </w:rPr>
          <w:t xml:space="preserve">wledge and agree that the terms and conditions of that certain Non-Disclosure Agreement between </w:t>
        </w:r>
      </w:ins>
      <w:ins w:id="76" w:author="Burke, Matt" w:date="2020-08-06T13:53:00Z">
        <w:r w:rsidR="009D6F99" w:rsidRPr="00285796">
          <w:rPr>
            <w:sz w:val="22"/>
            <w:szCs w:val="22"/>
          </w:rPr>
          <w:t xml:space="preserve">Buyer and Iowa State University of Science and Technology </w:t>
        </w:r>
      </w:ins>
      <w:ins w:id="77" w:author="Burke, Matt" w:date="2020-07-30T15:36:00Z">
        <w:r w:rsidR="00D156E6" w:rsidRPr="00285796">
          <w:rPr>
            <w:sz w:val="22"/>
            <w:szCs w:val="22"/>
          </w:rPr>
          <w:t xml:space="preserve">dated </w:t>
        </w:r>
      </w:ins>
      <w:ins w:id="78" w:author="Burke, Matt" w:date="2020-08-06T13:46:00Z">
        <w:r w:rsidR="00EA0383" w:rsidRPr="00285796">
          <w:rPr>
            <w:sz w:val="22"/>
            <w:szCs w:val="22"/>
          </w:rPr>
          <w:t xml:space="preserve">May </w:t>
        </w:r>
        <w:r w:rsidR="00E66B7D" w:rsidRPr="00285796">
          <w:rPr>
            <w:sz w:val="22"/>
            <w:szCs w:val="22"/>
          </w:rPr>
          <w:t>11, 2020</w:t>
        </w:r>
      </w:ins>
      <w:ins w:id="79" w:author="Burke, Matt" w:date="2020-07-30T15:36:00Z">
        <w:r w:rsidR="00D156E6" w:rsidRPr="00285796">
          <w:rPr>
            <w:sz w:val="22"/>
            <w:szCs w:val="22"/>
          </w:rPr>
          <w:t xml:space="preserve"> is incorporated herein by reference in its entirety (the “NDA”)</w:t>
        </w:r>
      </w:ins>
      <w:ins w:id="80" w:author="Burke, Matt" w:date="2020-08-06T13:46:00Z">
        <w:r w:rsidR="00E66B7D" w:rsidRPr="00285796">
          <w:rPr>
            <w:sz w:val="22"/>
            <w:szCs w:val="22"/>
          </w:rPr>
          <w:t xml:space="preserve">. </w:t>
        </w:r>
      </w:ins>
      <w:ins w:id="81" w:author="Burke, Matt" w:date="2020-08-06T13:54:00Z">
        <w:r w:rsidR="009D6F99" w:rsidRPr="00285796">
          <w:rPr>
            <w:sz w:val="22"/>
            <w:szCs w:val="22"/>
          </w:rPr>
          <w:t>T</w:t>
        </w:r>
      </w:ins>
      <w:ins w:id="82" w:author="Burke, Matt" w:date="2020-08-06T13:46:00Z">
        <w:r w:rsidR="00E66B7D" w:rsidRPr="00285796">
          <w:rPr>
            <w:sz w:val="22"/>
            <w:szCs w:val="22"/>
          </w:rPr>
          <w:t>he term</w:t>
        </w:r>
      </w:ins>
      <w:ins w:id="83" w:author="Burke, Matt" w:date="2020-08-06T13:53:00Z">
        <w:r w:rsidR="009D6F99" w:rsidRPr="00285796">
          <w:rPr>
            <w:sz w:val="22"/>
            <w:szCs w:val="22"/>
          </w:rPr>
          <w:t>s</w:t>
        </w:r>
      </w:ins>
      <w:ins w:id="84" w:author="Burke, Matt" w:date="2020-08-06T13:46:00Z">
        <w:r w:rsidR="00E66B7D" w:rsidRPr="00285796">
          <w:rPr>
            <w:sz w:val="22"/>
            <w:szCs w:val="22"/>
          </w:rPr>
          <w:t xml:space="preserve"> </w:t>
        </w:r>
      </w:ins>
      <w:ins w:id="85" w:author="Burke, Matt" w:date="2020-08-06T13:54:00Z">
        <w:r w:rsidR="009D6F99" w:rsidRPr="00285796">
          <w:rPr>
            <w:sz w:val="22"/>
            <w:szCs w:val="22"/>
          </w:rPr>
          <w:t xml:space="preserve">and conditions </w:t>
        </w:r>
      </w:ins>
      <w:ins w:id="86" w:author="Burke, Matt" w:date="2020-08-06T13:46:00Z">
        <w:r w:rsidR="00E66B7D" w:rsidRPr="00285796">
          <w:rPr>
            <w:sz w:val="22"/>
            <w:szCs w:val="22"/>
          </w:rPr>
          <w:t xml:space="preserve">of the NDA shall continue </w:t>
        </w:r>
        <w:proofErr w:type="spellStart"/>
        <w:r w:rsidR="009F2C7B" w:rsidRPr="00285796">
          <w:rPr>
            <w:sz w:val="22"/>
            <w:szCs w:val="22"/>
          </w:rPr>
          <w:t>simultanteously</w:t>
        </w:r>
        <w:proofErr w:type="spellEnd"/>
        <w:r w:rsidR="009F2C7B" w:rsidRPr="00285796">
          <w:rPr>
            <w:sz w:val="22"/>
            <w:szCs w:val="22"/>
          </w:rPr>
          <w:t xml:space="preserve"> with the Term of this Agreement regardless</w:t>
        </w:r>
      </w:ins>
      <w:ins w:id="87" w:author="Burke, Matt" w:date="2020-08-06T13:47:00Z">
        <w:r w:rsidR="009F2C7B" w:rsidRPr="00285796">
          <w:rPr>
            <w:sz w:val="22"/>
            <w:szCs w:val="22"/>
          </w:rPr>
          <w:t xml:space="preserve"> of anything to contrary contained in the NDA.</w:t>
        </w:r>
      </w:ins>
      <w:r w:rsidR="00AF3231" w:rsidRPr="00285796">
        <w:rPr>
          <w:sz w:val="22"/>
          <w:szCs w:val="22"/>
        </w:rPr>
        <w:t xml:space="preserve"> </w:t>
      </w:r>
      <w:commentRangeEnd w:id="73"/>
      <w:r w:rsidR="00D03F31" w:rsidRPr="00285796">
        <w:rPr>
          <w:rStyle w:val="CommentReference"/>
          <w:sz w:val="22"/>
          <w:szCs w:val="22"/>
        </w:rPr>
        <w:commentReference w:id="73"/>
      </w:r>
      <w:del w:id="88" w:author="Michael Forrester" w:date="2020-07-08T16:37:00Z">
        <w:r w:rsidR="00AF3231" w:rsidRPr="00285796" w:rsidDel="00D03F31">
          <w:rPr>
            <w:sz w:val="22"/>
            <w:szCs w:val="22"/>
          </w:rPr>
          <w:delText xml:space="preserve">  From time to time, hereunder </w:delText>
        </w:r>
        <w:r w:rsidR="001F38C4" w:rsidRPr="00285796" w:rsidDel="00D03F31">
          <w:rPr>
            <w:sz w:val="22"/>
            <w:szCs w:val="22"/>
          </w:rPr>
          <w:delText>either party</w:delText>
        </w:r>
        <w:r w:rsidR="00AF3231" w:rsidRPr="00285796" w:rsidDel="00D03F31">
          <w:rPr>
            <w:sz w:val="22"/>
            <w:szCs w:val="22"/>
          </w:rPr>
          <w:delText xml:space="preserve"> may provide, or </w:delText>
        </w:r>
        <w:r w:rsidR="001F38C4" w:rsidRPr="00285796" w:rsidDel="00D03F31">
          <w:rPr>
            <w:sz w:val="22"/>
            <w:szCs w:val="22"/>
          </w:rPr>
          <w:delText xml:space="preserve">such party (the “Receiving Party”) </w:delText>
        </w:r>
        <w:r w:rsidR="00AF3231" w:rsidRPr="00285796" w:rsidDel="00D03F31">
          <w:rPr>
            <w:sz w:val="22"/>
            <w:szCs w:val="22"/>
          </w:rPr>
          <w:delText xml:space="preserve">may have access to, information which </w:delText>
        </w:r>
        <w:r w:rsidR="001F38C4" w:rsidRPr="00285796" w:rsidDel="00D03F31">
          <w:rPr>
            <w:sz w:val="22"/>
            <w:szCs w:val="22"/>
          </w:rPr>
          <w:delText xml:space="preserve">the other party (the “Disclosing Party”) </w:delText>
        </w:r>
        <w:r w:rsidR="00AF3231" w:rsidRPr="00285796" w:rsidDel="00D03F31">
          <w:rPr>
            <w:sz w:val="22"/>
            <w:szCs w:val="22"/>
          </w:rPr>
          <w:delText xml:space="preserve">considers to be proprietary and highly confidential (hereinafter referred to as "Confidential Information").  </w:delText>
        </w:r>
        <w:r w:rsidR="001F38C4" w:rsidRPr="00285796" w:rsidDel="00D03F31">
          <w:rPr>
            <w:sz w:val="22"/>
            <w:szCs w:val="22"/>
          </w:rPr>
          <w:delText xml:space="preserve">The Receiving Party </w:delText>
        </w:r>
        <w:r w:rsidR="00AF3231" w:rsidRPr="00285796" w:rsidDel="00D03F31">
          <w:rPr>
            <w:sz w:val="22"/>
            <w:szCs w:val="22"/>
          </w:rPr>
          <w:delText>shall maintain all Confidential Information</w:delText>
        </w:r>
        <w:r w:rsidR="00EF200E" w:rsidRPr="00285796" w:rsidDel="00D03F31">
          <w:rPr>
            <w:sz w:val="22"/>
            <w:szCs w:val="22"/>
          </w:rPr>
          <w:delText>,</w:delText>
        </w:r>
        <w:r w:rsidR="00AF3231" w:rsidRPr="00285796" w:rsidDel="00D03F31">
          <w:rPr>
            <w:sz w:val="22"/>
            <w:szCs w:val="22"/>
          </w:rPr>
          <w:delText xml:space="preserve"> as hereinafter defined, obtained under this Agreement entirely confidential and upon termination of this Agreement shall </w:delText>
        </w:r>
        <w:r w:rsidR="00872F98" w:rsidRPr="00285796" w:rsidDel="00D03F31">
          <w:rPr>
            <w:sz w:val="22"/>
            <w:szCs w:val="22"/>
          </w:rPr>
          <w:delText>promptly</w:delText>
        </w:r>
        <w:r w:rsidR="00AF3231" w:rsidRPr="00285796" w:rsidDel="00D03F31">
          <w:rPr>
            <w:sz w:val="22"/>
            <w:szCs w:val="22"/>
          </w:rPr>
          <w:delText xml:space="preserve"> return, and shall cause its agents to return each and every document which contains any such Confidential Information</w:delText>
        </w:r>
        <w:r w:rsidR="00EF200E" w:rsidRPr="00285796" w:rsidDel="00D03F31">
          <w:rPr>
            <w:sz w:val="22"/>
            <w:szCs w:val="22"/>
          </w:rPr>
          <w:delText xml:space="preserve"> to the Disclosing Party</w:delText>
        </w:r>
        <w:r w:rsidR="001F38C4" w:rsidRPr="00285796" w:rsidDel="00D03F31">
          <w:rPr>
            <w:sz w:val="22"/>
            <w:szCs w:val="22"/>
          </w:rPr>
          <w:delText xml:space="preserve">.  </w:delText>
        </w:r>
        <w:r w:rsidR="00872F98" w:rsidRPr="00285796" w:rsidDel="00D03F31">
          <w:rPr>
            <w:sz w:val="22"/>
            <w:szCs w:val="22"/>
          </w:rPr>
          <w:delText xml:space="preserve">Notwithstanding anything in this </w:delText>
        </w:r>
        <w:r w:rsidR="00E444F1" w:rsidRPr="00285796" w:rsidDel="00D03F31">
          <w:rPr>
            <w:sz w:val="22"/>
            <w:szCs w:val="22"/>
          </w:rPr>
          <w:delText>A</w:delText>
        </w:r>
        <w:r w:rsidR="00872F98" w:rsidRPr="00285796" w:rsidDel="00D03F31">
          <w:rPr>
            <w:sz w:val="22"/>
            <w:szCs w:val="22"/>
          </w:rPr>
          <w:delText xml:space="preserve">greement to the contrary, the Receiving Party shall not be required to destroy or erase any general electronic archive or back-up tapes that are routinely kept by the Receiving Party in the ordinary course of business pursuant to records retention policies or “litigation holds” on destruction of documents imposed by its counsel in connection with pending or threatened litigation.  </w:delText>
        </w:r>
        <w:r w:rsidR="00AF3231" w:rsidRPr="00285796" w:rsidDel="00D03F31">
          <w:rPr>
            <w:sz w:val="22"/>
            <w:szCs w:val="22"/>
          </w:rPr>
          <w:delText xml:space="preserve">The obligation of confidentiality </w:delText>
        </w:r>
        <w:r w:rsidR="00EF200E" w:rsidRPr="00285796" w:rsidDel="00D03F31">
          <w:rPr>
            <w:sz w:val="22"/>
            <w:szCs w:val="22"/>
          </w:rPr>
          <w:delText xml:space="preserve">will </w:delText>
        </w:r>
        <w:r w:rsidR="00AF3231" w:rsidRPr="00285796" w:rsidDel="00D03F31">
          <w:rPr>
            <w:sz w:val="22"/>
            <w:szCs w:val="22"/>
          </w:rPr>
          <w:delText xml:space="preserve">continue during the term of this Agreement and for a period of </w:delText>
        </w:r>
        <w:r w:rsidR="00536A4D" w:rsidRPr="00285796" w:rsidDel="00D03F31">
          <w:rPr>
            <w:sz w:val="22"/>
            <w:szCs w:val="22"/>
          </w:rPr>
          <w:delText>three</w:delText>
        </w:r>
        <w:r w:rsidR="00AF3231" w:rsidRPr="00285796" w:rsidDel="00D03F31">
          <w:rPr>
            <w:sz w:val="22"/>
            <w:szCs w:val="22"/>
          </w:rPr>
          <w:delText xml:space="preserve"> (</w:delText>
        </w:r>
        <w:r w:rsidR="00536A4D" w:rsidRPr="00285796" w:rsidDel="00D03F31">
          <w:rPr>
            <w:sz w:val="22"/>
            <w:szCs w:val="22"/>
          </w:rPr>
          <w:delText>3</w:delText>
        </w:r>
        <w:r w:rsidR="00AF3231" w:rsidRPr="00285796" w:rsidDel="00D03F31">
          <w:rPr>
            <w:sz w:val="22"/>
            <w:szCs w:val="22"/>
          </w:rPr>
          <w:delText xml:space="preserve">) years after termination, irrespective of the reason </w:delText>
        </w:r>
        <w:r w:rsidR="00EF200E" w:rsidRPr="00285796" w:rsidDel="00D03F31">
          <w:rPr>
            <w:sz w:val="22"/>
            <w:szCs w:val="22"/>
          </w:rPr>
          <w:delText>for terminating this Agreement</w:delText>
        </w:r>
        <w:r w:rsidR="00AF3231" w:rsidRPr="00285796" w:rsidDel="00D03F31">
          <w:rPr>
            <w:sz w:val="22"/>
            <w:szCs w:val="22"/>
          </w:rPr>
          <w:delText xml:space="preserve">.  As used herein, </w:delText>
        </w:r>
        <w:r w:rsidR="00EF200E" w:rsidRPr="00285796" w:rsidDel="00D03F31">
          <w:rPr>
            <w:sz w:val="22"/>
            <w:szCs w:val="22"/>
          </w:rPr>
          <w:delText>“</w:delText>
        </w:r>
        <w:r w:rsidR="00AF3231" w:rsidRPr="00285796" w:rsidDel="00D03F31">
          <w:rPr>
            <w:sz w:val="22"/>
            <w:szCs w:val="22"/>
          </w:rPr>
          <w:delText>Confidential Information</w:delText>
        </w:r>
        <w:r w:rsidR="00EF200E" w:rsidRPr="00285796" w:rsidDel="00D03F31">
          <w:rPr>
            <w:sz w:val="22"/>
            <w:szCs w:val="22"/>
          </w:rPr>
          <w:delText>”</w:delText>
        </w:r>
        <w:r w:rsidR="00AF3231" w:rsidRPr="00285796" w:rsidDel="00D03F31">
          <w:rPr>
            <w:sz w:val="22"/>
            <w:szCs w:val="22"/>
          </w:rPr>
          <w:delText xml:space="preserve"> </w:delText>
        </w:r>
        <w:r w:rsidR="00EF200E" w:rsidRPr="00285796" w:rsidDel="00D03F31">
          <w:rPr>
            <w:sz w:val="22"/>
            <w:szCs w:val="22"/>
          </w:rPr>
          <w:delText xml:space="preserve">means </w:delText>
        </w:r>
        <w:r w:rsidR="00AF3231" w:rsidRPr="00285796" w:rsidDel="00D03F31">
          <w:rPr>
            <w:sz w:val="22"/>
            <w:szCs w:val="22"/>
          </w:rPr>
          <w:delText>any and all information which relates to the formulation, manufacture, testing, packaging or delivery of the Product, or other such information identified in writing as confidential by Seller</w:delText>
        </w:r>
        <w:r w:rsidR="00EF200E" w:rsidRPr="00285796" w:rsidDel="00D03F31">
          <w:rPr>
            <w:sz w:val="22"/>
            <w:szCs w:val="22"/>
          </w:rPr>
          <w:delText xml:space="preserve"> or Buyer</w:delText>
        </w:r>
        <w:r w:rsidR="00AF3231" w:rsidRPr="00285796" w:rsidDel="00D03F31">
          <w:rPr>
            <w:sz w:val="22"/>
            <w:szCs w:val="22"/>
          </w:rPr>
          <w:delText xml:space="preserve"> within </w:delText>
        </w:r>
        <w:r w:rsidR="00651CC9" w:rsidRPr="00285796" w:rsidDel="00D03F31">
          <w:rPr>
            <w:sz w:val="22"/>
            <w:szCs w:val="22"/>
          </w:rPr>
          <w:delText>n</w:delText>
        </w:r>
        <w:r w:rsidR="009248F9" w:rsidRPr="00285796" w:rsidDel="00D03F31">
          <w:rPr>
            <w:sz w:val="22"/>
            <w:szCs w:val="22"/>
          </w:rPr>
          <w:delText>inety (</w:delText>
        </w:r>
        <w:r w:rsidR="00AF3231" w:rsidRPr="00285796" w:rsidDel="00D03F31">
          <w:rPr>
            <w:sz w:val="22"/>
            <w:szCs w:val="22"/>
          </w:rPr>
          <w:delText>90</w:delText>
        </w:r>
        <w:r w:rsidR="009248F9" w:rsidRPr="00285796" w:rsidDel="00D03F31">
          <w:rPr>
            <w:sz w:val="22"/>
            <w:szCs w:val="22"/>
          </w:rPr>
          <w:delText>)</w:delText>
        </w:r>
        <w:r w:rsidR="00AF3231" w:rsidRPr="00285796" w:rsidDel="00D03F31">
          <w:rPr>
            <w:sz w:val="22"/>
            <w:szCs w:val="22"/>
          </w:rPr>
          <w:delText xml:space="preserve"> days of disclosure except for information which (i) at the time of disclosure to </w:delText>
        </w:r>
        <w:r w:rsidR="001F38C4" w:rsidRPr="00285796" w:rsidDel="00D03F31">
          <w:rPr>
            <w:sz w:val="22"/>
            <w:szCs w:val="22"/>
          </w:rPr>
          <w:delText>the Receiving Party</w:delText>
        </w:r>
        <w:r w:rsidR="00AF3231" w:rsidRPr="00285796" w:rsidDel="00D03F31">
          <w:rPr>
            <w:sz w:val="22"/>
            <w:szCs w:val="22"/>
          </w:rPr>
          <w:delText xml:space="preserve"> was in the public domain, (ii) after disclosure is published or otherwise becomes part of the public domain through no fault of </w:delText>
        </w:r>
        <w:r w:rsidR="001F38C4" w:rsidRPr="00285796" w:rsidDel="00D03F31">
          <w:rPr>
            <w:sz w:val="22"/>
            <w:szCs w:val="22"/>
          </w:rPr>
          <w:delText>the Receiving Party</w:delText>
        </w:r>
        <w:r w:rsidR="00AF3231" w:rsidRPr="00285796" w:rsidDel="00D03F31">
          <w:rPr>
            <w:sz w:val="22"/>
            <w:szCs w:val="22"/>
          </w:rPr>
          <w:delText xml:space="preserve">, (iii) at the time of disclosure was already within </w:delText>
        </w:r>
        <w:r w:rsidR="001F38C4" w:rsidRPr="00285796" w:rsidDel="00D03F31">
          <w:rPr>
            <w:sz w:val="22"/>
            <w:szCs w:val="22"/>
          </w:rPr>
          <w:delText>the Receiving Party’s</w:delText>
        </w:r>
        <w:r w:rsidR="00AF3231" w:rsidRPr="00285796" w:rsidDel="00D03F31">
          <w:rPr>
            <w:sz w:val="22"/>
            <w:szCs w:val="22"/>
          </w:rPr>
          <w:delText xml:space="preserve"> possession and was not acquired from </w:delText>
        </w:r>
        <w:r w:rsidR="001F38C4" w:rsidRPr="00285796" w:rsidDel="00D03F31">
          <w:rPr>
            <w:sz w:val="22"/>
            <w:szCs w:val="22"/>
          </w:rPr>
          <w:delText>the Disclosing Party</w:delText>
        </w:r>
        <w:r w:rsidR="00AF3231" w:rsidRPr="00285796" w:rsidDel="00D03F31">
          <w:rPr>
            <w:sz w:val="22"/>
            <w:szCs w:val="22"/>
          </w:rPr>
          <w:delText xml:space="preserve"> or from a third party under an obligation of confidence to </w:delText>
        </w:r>
        <w:r w:rsidR="001F38C4" w:rsidRPr="00285796" w:rsidDel="00D03F31">
          <w:rPr>
            <w:sz w:val="22"/>
            <w:szCs w:val="22"/>
          </w:rPr>
          <w:delText>the Disclosing Party</w:delText>
        </w:r>
        <w:r w:rsidR="00AF3231" w:rsidRPr="00285796" w:rsidDel="00D03F31">
          <w:rPr>
            <w:sz w:val="22"/>
            <w:szCs w:val="22"/>
          </w:rPr>
          <w:delText xml:space="preserve">, or (iv) was received by </w:delText>
        </w:r>
        <w:r w:rsidR="001F38C4" w:rsidRPr="00285796" w:rsidDel="00D03F31">
          <w:rPr>
            <w:sz w:val="22"/>
            <w:szCs w:val="22"/>
          </w:rPr>
          <w:delText>the Receiving Party</w:delText>
        </w:r>
        <w:r w:rsidR="00AF3231" w:rsidRPr="00285796" w:rsidDel="00D03F31">
          <w:rPr>
            <w:sz w:val="22"/>
            <w:szCs w:val="22"/>
          </w:rPr>
          <w:delText xml:space="preserve"> after the time of disclosure hereunder from a third party who did not acquire it from </w:delText>
        </w:r>
        <w:r w:rsidR="001F38C4" w:rsidRPr="00285796" w:rsidDel="00D03F31">
          <w:rPr>
            <w:sz w:val="22"/>
            <w:szCs w:val="22"/>
          </w:rPr>
          <w:delText>the Disclosing Party</w:delText>
        </w:r>
        <w:r w:rsidR="00AF3231" w:rsidRPr="00285796" w:rsidDel="00D03F31">
          <w:rPr>
            <w:sz w:val="22"/>
            <w:szCs w:val="22"/>
          </w:rPr>
          <w:delText xml:space="preserve"> under an obligation of confidence to </w:delText>
        </w:r>
        <w:r w:rsidR="001F38C4" w:rsidRPr="00285796" w:rsidDel="00D03F31">
          <w:rPr>
            <w:sz w:val="22"/>
            <w:szCs w:val="22"/>
          </w:rPr>
          <w:delText>the Disclosing Party</w:delText>
        </w:r>
        <w:r w:rsidR="00AF3231" w:rsidRPr="00285796" w:rsidDel="00D03F31">
          <w:rPr>
            <w:sz w:val="22"/>
            <w:szCs w:val="22"/>
          </w:rPr>
          <w:delText>.</w:delText>
        </w:r>
      </w:del>
    </w:p>
    <w:p w14:paraId="0AFB2DD4" w14:textId="5E801DD0" w:rsidR="00AF3231" w:rsidRPr="00285796" w:rsidDel="00D03F31" w:rsidRDefault="00AF3231" w:rsidP="00285796">
      <w:pPr>
        <w:ind w:left="1440" w:hanging="720"/>
        <w:jc w:val="both"/>
        <w:rPr>
          <w:del w:id="89" w:author="Michael Forrester" w:date="2020-07-08T16:37:00Z"/>
          <w:sz w:val="22"/>
          <w:szCs w:val="22"/>
        </w:rPr>
      </w:pPr>
    </w:p>
    <w:p w14:paraId="6119D71C" w14:textId="120A23FD" w:rsidR="00AF3231" w:rsidRPr="00285796" w:rsidDel="00D03F31" w:rsidRDefault="00AF3231" w:rsidP="00285796">
      <w:pPr>
        <w:ind w:left="1440" w:hanging="720"/>
        <w:jc w:val="both"/>
        <w:rPr>
          <w:del w:id="90" w:author="Michael Forrester" w:date="2020-07-08T16:37:00Z"/>
          <w:sz w:val="22"/>
          <w:szCs w:val="22"/>
        </w:rPr>
        <w:pPrChange w:id="91" w:author="Michael Forrester" w:date="2020-07-08T16:37:00Z">
          <w:pPr>
            <w:ind w:left="1440"/>
            <w:jc w:val="both"/>
          </w:pPr>
        </w:pPrChange>
      </w:pPr>
      <w:del w:id="92" w:author="Michael Forrester" w:date="2020-07-08T16:37:00Z">
        <w:r w:rsidRPr="00285796" w:rsidDel="00D03F31">
          <w:rPr>
            <w:sz w:val="22"/>
            <w:szCs w:val="22"/>
          </w:rPr>
          <w:delText xml:space="preserve">Confidential Information shall be disclosed by </w:delText>
        </w:r>
        <w:r w:rsidR="001F38C4" w:rsidRPr="00285796" w:rsidDel="00D03F31">
          <w:rPr>
            <w:sz w:val="22"/>
            <w:szCs w:val="22"/>
          </w:rPr>
          <w:delText>the Receiving Party</w:delText>
        </w:r>
        <w:r w:rsidRPr="00285796" w:rsidDel="00D03F31">
          <w:rPr>
            <w:sz w:val="22"/>
            <w:szCs w:val="22"/>
          </w:rPr>
          <w:delText xml:space="preserve"> to its employees only on a need-to-know basis.  Confidential Information shall not be disclosed by </w:delText>
        </w:r>
        <w:r w:rsidR="001F38C4" w:rsidRPr="00285796" w:rsidDel="00D03F31">
          <w:rPr>
            <w:sz w:val="22"/>
            <w:szCs w:val="22"/>
          </w:rPr>
          <w:delText>the Receiving Party</w:delText>
        </w:r>
        <w:r w:rsidRPr="00285796" w:rsidDel="00D03F31">
          <w:rPr>
            <w:sz w:val="22"/>
            <w:szCs w:val="22"/>
          </w:rPr>
          <w:delText xml:space="preserve"> to anyone other than </w:delText>
        </w:r>
        <w:r w:rsidR="001F38C4" w:rsidRPr="00285796" w:rsidDel="00D03F31">
          <w:rPr>
            <w:sz w:val="22"/>
            <w:szCs w:val="22"/>
          </w:rPr>
          <w:delText>the Receiving Party</w:delText>
        </w:r>
        <w:r w:rsidRPr="00285796" w:rsidDel="00D03F31">
          <w:rPr>
            <w:sz w:val="22"/>
            <w:szCs w:val="22"/>
          </w:rPr>
          <w:delText xml:space="preserve">'s agents and employees, without the prior written consent of </w:delText>
        </w:r>
        <w:r w:rsidR="001F38C4" w:rsidRPr="00285796" w:rsidDel="00D03F31">
          <w:rPr>
            <w:sz w:val="22"/>
            <w:szCs w:val="22"/>
          </w:rPr>
          <w:delText>the Disclosing Party</w:delText>
        </w:r>
        <w:r w:rsidRPr="00285796" w:rsidDel="00D03F31">
          <w:rPr>
            <w:sz w:val="22"/>
            <w:szCs w:val="22"/>
          </w:rPr>
          <w:delText>.</w:delText>
        </w:r>
      </w:del>
    </w:p>
    <w:p w14:paraId="375E36BF" w14:textId="2A13609A" w:rsidR="00AF3231" w:rsidRPr="00285796" w:rsidDel="00D03F31" w:rsidRDefault="00AF3231" w:rsidP="00285796">
      <w:pPr>
        <w:ind w:left="1440" w:hanging="720"/>
        <w:jc w:val="both"/>
        <w:rPr>
          <w:del w:id="93" w:author="Michael Forrester" w:date="2020-07-08T16:37:00Z"/>
          <w:sz w:val="22"/>
          <w:szCs w:val="22"/>
        </w:rPr>
      </w:pPr>
    </w:p>
    <w:p w14:paraId="3467149B" w14:textId="5698B806" w:rsidR="00AF3231" w:rsidRPr="00285796" w:rsidDel="00D03F31" w:rsidRDefault="001F38C4" w:rsidP="00285796">
      <w:pPr>
        <w:ind w:left="1440" w:hanging="720"/>
        <w:jc w:val="both"/>
        <w:rPr>
          <w:del w:id="94" w:author="Michael Forrester" w:date="2020-07-08T16:37:00Z"/>
          <w:sz w:val="22"/>
          <w:szCs w:val="22"/>
        </w:rPr>
        <w:pPrChange w:id="95" w:author="Michael Forrester" w:date="2020-07-08T16:37:00Z">
          <w:pPr>
            <w:ind w:left="1440"/>
            <w:jc w:val="both"/>
          </w:pPr>
        </w:pPrChange>
      </w:pPr>
      <w:del w:id="96" w:author="Michael Forrester" w:date="2020-07-08T16:37:00Z">
        <w:r w:rsidRPr="00285796" w:rsidDel="00D03F31">
          <w:rPr>
            <w:sz w:val="22"/>
            <w:szCs w:val="22"/>
          </w:rPr>
          <w:delText>Neither party</w:delText>
        </w:r>
        <w:r w:rsidR="00AF3231" w:rsidRPr="00285796" w:rsidDel="00D03F31">
          <w:rPr>
            <w:sz w:val="22"/>
            <w:szCs w:val="22"/>
          </w:rPr>
          <w:delText xml:space="preserve"> shall use any Confidential Information in competition with </w:delText>
        </w:r>
        <w:r w:rsidRPr="00285796" w:rsidDel="00D03F31">
          <w:rPr>
            <w:sz w:val="22"/>
            <w:szCs w:val="22"/>
          </w:rPr>
          <w:delText xml:space="preserve">the </w:delText>
        </w:r>
        <w:r w:rsidR="00F61F57" w:rsidRPr="00285796" w:rsidDel="00D03F31">
          <w:rPr>
            <w:sz w:val="22"/>
            <w:szCs w:val="22"/>
          </w:rPr>
          <w:delText>other</w:delText>
        </w:r>
        <w:r w:rsidR="00AF3231" w:rsidRPr="00285796" w:rsidDel="00D03F31">
          <w:rPr>
            <w:sz w:val="22"/>
            <w:szCs w:val="22"/>
          </w:rPr>
          <w:delText xml:space="preserve"> or for other commercial purposes, either while this Agreement is in effect or at any time thereafter unless and until </w:delText>
        </w:r>
        <w:r w:rsidRPr="00285796" w:rsidDel="00D03F31">
          <w:rPr>
            <w:sz w:val="22"/>
            <w:szCs w:val="22"/>
          </w:rPr>
          <w:delText>the Disclosing Party</w:delText>
        </w:r>
        <w:r w:rsidR="00AF3231" w:rsidRPr="00285796" w:rsidDel="00D03F31">
          <w:rPr>
            <w:sz w:val="22"/>
            <w:szCs w:val="22"/>
          </w:rPr>
          <w:delText xml:space="preserve"> shall consent in writing to </w:delText>
        </w:r>
        <w:r w:rsidRPr="00285796" w:rsidDel="00D03F31">
          <w:rPr>
            <w:sz w:val="22"/>
            <w:szCs w:val="22"/>
          </w:rPr>
          <w:delText>the Receiving Party</w:delText>
        </w:r>
        <w:r w:rsidR="00AF3231" w:rsidRPr="00285796" w:rsidDel="00D03F31">
          <w:rPr>
            <w:sz w:val="22"/>
            <w:szCs w:val="22"/>
          </w:rPr>
          <w:delText>'s use of the Confidential Information.</w:delText>
        </w:r>
      </w:del>
    </w:p>
    <w:p w14:paraId="718E4244" w14:textId="3BD89373" w:rsidR="009248F9" w:rsidRPr="00285796" w:rsidDel="00D03F31" w:rsidRDefault="009248F9" w:rsidP="00285796">
      <w:pPr>
        <w:ind w:left="1440" w:hanging="720"/>
        <w:jc w:val="both"/>
        <w:rPr>
          <w:del w:id="97" w:author="Michael Forrester" w:date="2020-07-08T16:37:00Z"/>
          <w:sz w:val="22"/>
          <w:szCs w:val="22"/>
        </w:rPr>
      </w:pPr>
    </w:p>
    <w:p w14:paraId="7991213D" w14:textId="081F1C5A" w:rsidR="00AF3231" w:rsidRPr="00285796" w:rsidRDefault="00AF3231" w:rsidP="00285796">
      <w:pPr>
        <w:ind w:left="1440" w:hanging="720"/>
        <w:jc w:val="both"/>
        <w:rPr>
          <w:sz w:val="22"/>
          <w:szCs w:val="22"/>
        </w:rPr>
        <w:pPrChange w:id="98" w:author="Michael Forrester" w:date="2020-07-08T16:37:00Z">
          <w:pPr>
            <w:pStyle w:val="BodyTextIndent3"/>
          </w:pPr>
        </w:pPrChange>
      </w:pPr>
      <w:del w:id="99" w:author="Michael Forrester" w:date="2020-07-08T16:37:00Z">
        <w:r w:rsidRPr="00285796" w:rsidDel="00D03F31">
          <w:rPr>
            <w:sz w:val="22"/>
            <w:szCs w:val="22"/>
          </w:rPr>
          <w:delText>Neither party hereto shall disclose or otherwise make, or cause to be made, public the terms or provisions of this Agreement, except to the extent required by law</w:delText>
        </w:r>
        <w:r w:rsidR="00536A4D" w:rsidRPr="00285796" w:rsidDel="00D03F31">
          <w:rPr>
            <w:sz w:val="22"/>
            <w:szCs w:val="22"/>
          </w:rPr>
          <w:delText>, regulation, stock exchange rule</w:delText>
        </w:r>
        <w:r w:rsidRPr="00285796" w:rsidDel="00D03F31">
          <w:rPr>
            <w:sz w:val="22"/>
            <w:szCs w:val="22"/>
          </w:rPr>
          <w:delText xml:space="preserve"> or judicial or governmental subpoena.</w:delText>
        </w:r>
      </w:del>
    </w:p>
    <w:p w14:paraId="4FB508C9" w14:textId="77777777" w:rsidR="00AF3231" w:rsidRPr="00285796" w:rsidRDefault="00AF3231" w:rsidP="00285796">
      <w:pPr>
        <w:ind w:left="1440" w:hanging="720"/>
        <w:jc w:val="both"/>
        <w:rPr>
          <w:sz w:val="22"/>
          <w:szCs w:val="22"/>
        </w:rPr>
      </w:pPr>
    </w:p>
    <w:p w14:paraId="6F1EE8F3" w14:textId="35F34542" w:rsidR="00B71DF0" w:rsidRPr="00285796" w:rsidRDefault="00B71DF0" w:rsidP="00285796">
      <w:pPr>
        <w:ind w:left="1440" w:hanging="720"/>
        <w:jc w:val="both"/>
        <w:rPr>
          <w:sz w:val="22"/>
          <w:szCs w:val="22"/>
        </w:rPr>
      </w:pPr>
      <w:r w:rsidRPr="00285796">
        <w:rPr>
          <w:sz w:val="22"/>
          <w:szCs w:val="22"/>
        </w:rPr>
        <w:t>12</w:t>
      </w:r>
      <w:r w:rsidR="002554BD" w:rsidRPr="00285796">
        <w:rPr>
          <w:sz w:val="22"/>
          <w:szCs w:val="22"/>
        </w:rPr>
        <w:t>.</w:t>
      </w:r>
      <w:r w:rsidR="002554BD" w:rsidRPr="00285796">
        <w:rPr>
          <w:sz w:val="22"/>
          <w:szCs w:val="22"/>
        </w:rPr>
        <w:tab/>
      </w:r>
      <w:r w:rsidR="002554BD" w:rsidRPr="00285796">
        <w:rPr>
          <w:sz w:val="22"/>
          <w:szCs w:val="22"/>
          <w:u w:val="single"/>
        </w:rPr>
        <w:t>Insurance</w:t>
      </w:r>
      <w:r w:rsidR="002554BD" w:rsidRPr="00285796">
        <w:rPr>
          <w:sz w:val="22"/>
          <w:szCs w:val="22"/>
        </w:rPr>
        <w:t xml:space="preserve">.  </w:t>
      </w:r>
      <w:r w:rsidRPr="00285796">
        <w:rPr>
          <w:sz w:val="22"/>
          <w:szCs w:val="22"/>
        </w:rPr>
        <w:t xml:space="preserve">Seller shall, during the term </w:t>
      </w:r>
      <w:r w:rsidR="00E94364" w:rsidRPr="00285796">
        <w:rPr>
          <w:sz w:val="22"/>
          <w:szCs w:val="22"/>
        </w:rPr>
        <w:t>of this Agreement</w:t>
      </w:r>
      <w:r w:rsidRPr="00285796">
        <w:rPr>
          <w:sz w:val="22"/>
          <w:szCs w:val="22"/>
        </w:rPr>
        <w:t>, maintain insurance of the types and minimum coverages indicated below, with insurance carriers rated “</w:t>
      </w:r>
      <w:r w:rsidR="00144ED3" w:rsidRPr="00285796">
        <w:rPr>
          <w:sz w:val="22"/>
          <w:szCs w:val="22"/>
        </w:rPr>
        <w:t>B+</w:t>
      </w:r>
      <w:r w:rsidRPr="00285796">
        <w:rPr>
          <w:sz w:val="22"/>
          <w:szCs w:val="22"/>
        </w:rPr>
        <w:t xml:space="preserve">” or better by A.M. Best. The terms of coverage shall be evidenced by certificates of insurance to be furnished to </w:t>
      </w:r>
      <w:r w:rsidR="003B1419" w:rsidRPr="00285796">
        <w:rPr>
          <w:sz w:val="22"/>
          <w:szCs w:val="22"/>
        </w:rPr>
        <w:t>Buyer</w:t>
      </w:r>
      <w:r w:rsidRPr="00285796">
        <w:rPr>
          <w:sz w:val="22"/>
          <w:szCs w:val="22"/>
        </w:rPr>
        <w:t xml:space="preserve">, naming </w:t>
      </w:r>
      <w:r w:rsidR="003B1419" w:rsidRPr="00285796">
        <w:rPr>
          <w:sz w:val="22"/>
          <w:szCs w:val="22"/>
        </w:rPr>
        <w:t xml:space="preserve">Buyer </w:t>
      </w:r>
      <w:r w:rsidRPr="00285796">
        <w:rPr>
          <w:sz w:val="22"/>
          <w:szCs w:val="22"/>
        </w:rPr>
        <w:t xml:space="preserve">as an additional insured.  Such certificates shall </w:t>
      </w:r>
      <w:r w:rsidR="00536A4D" w:rsidRPr="00285796">
        <w:rPr>
          <w:sz w:val="22"/>
          <w:szCs w:val="22"/>
        </w:rPr>
        <w:t xml:space="preserve">endeavor to </w:t>
      </w:r>
      <w:r w:rsidRPr="00285796">
        <w:rPr>
          <w:sz w:val="22"/>
          <w:szCs w:val="22"/>
        </w:rPr>
        <w:t xml:space="preserve">provide that at least fifteen (15) days' written notice shall be given to </w:t>
      </w:r>
      <w:r w:rsidR="003B1419" w:rsidRPr="00285796">
        <w:rPr>
          <w:sz w:val="22"/>
          <w:szCs w:val="22"/>
        </w:rPr>
        <w:t xml:space="preserve">Buyer </w:t>
      </w:r>
      <w:r w:rsidRPr="00285796">
        <w:rPr>
          <w:sz w:val="22"/>
          <w:szCs w:val="22"/>
        </w:rPr>
        <w:t xml:space="preserve">prior to cancellation, </w:t>
      </w:r>
      <w:r w:rsidR="00536A4D" w:rsidRPr="00285796">
        <w:rPr>
          <w:sz w:val="22"/>
          <w:szCs w:val="22"/>
        </w:rPr>
        <w:t xml:space="preserve">material </w:t>
      </w:r>
      <w:r w:rsidRPr="00285796">
        <w:rPr>
          <w:sz w:val="22"/>
          <w:szCs w:val="22"/>
        </w:rPr>
        <w:t xml:space="preserve">modification or expiration of any of the terms of coverage of any policy. </w:t>
      </w:r>
    </w:p>
    <w:p w14:paraId="0FDB9BA1" w14:textId="77777777" w:rsidR="00B71DF0" w:rsidRPr="00285796" w:rsidRDefault="00B71DF0" w:rsidP="00285796">
      <w:pPr>
        <w:ind w:left="1440" w:hanging="720"/>
        <w:jc w:val="both"/>
        <w:rPr>
          <w:sz w:val="22"/>
          <w:szCs w:val="22"/>
        </w:rPr>
      </w:pPr>
    </w:p>
    <w:p w14:paraId="16EA1618" w14:textId="77777777" w:rsidR="00B71DF0" w:rsidRPr="00285796" w:rsidRDefault="00B71DF0" w:rsidP="00285796">
      <w:pPr>
        <w:ind w:left="2160"/>
        <w:jc w:val="both"/>
        <w:rPr>
          <w:b/>
          <w:sz w:val="22"/>
          <w:szCs w:val="22"/>
        </w:rPr>
      </w:pPr>
      <w:r w:rsidRPr="00285796">
        <w:rPr>
          <w:b/>
          <w:sz w:val="22"/>
          <w:szCs w:val="22"/>
          <w:u w:val="single"/>
        </w:rPr>
        <w:t>Types</w:t>
      </w:r>
      <w:r w:rsidRPr="00285796">
        <w:rPr>
          <w:b/>
          <w:sz w:val="22"/>
          <w:szCs w:val="22"/>
        </w:rPr>
        <w:tab/>
      </w:r>
      <w:r w:rsidRPr="00285796">
        <w:rPr>
          <w:b/>
          <w:sz w:val="22"/>
          <w:szCs w:val="22"/>
        </w:rPr>
        <w:tab/>
      </w:r>
      <w:r w:rsidRPr="00285796">
        <w:rPr>
          <w:b/>
          <w:sz w:val="22"/>
          <w:szCs w:val="22"/>
        </w:rPr>
        <w:tab/>
      </w:r>
      <w:r w:rsidRPr="00285796">
        <w:rPr>
          <w:b/>
          <w:sz w:val="22"/>
          <w:szCs w:val="22"/>
        </w:rPr>
        <w:tab/>
      </w:r>
      <w:r w:rsidRPr="00285796">
        <w:rPr>
          <w:b/>
          <w:sz w:val="22"/>
          <w:szCs w:val="22"/>
        </w:rPr>
        <w:tab/>
      </w:r>
      <w:r w:rsidRPr="00285796">
        <w:rPr>
          <w:b/>
          <w:sz w:val="22"/>
          <w:szCs w:val="22"/>
          <w:u w:val="single"/>
        </w:rPr>
        <w:t>Minimum Limits</w:t>
      </w:r>
    </w:p>
    <w:p w14:paraId="2D5E4AB8" w14:textId="77777777" w:rsidR="00B71DF0" w:rsidRPr="00285796" w:rsidRDefault="00B71DF0" w:rsidP="00285796">
      <w:pPr>
        <w:ind w:left="2160"/>
        <w:jc w:val="both"/>
        <w:rPr>
          <w:sz w:val="22"/>
          <w:szCs w:val="22"/>
        </w:rPr>
      </w:pPr>
    </w:p>
    <w:p w14:paraId="156550EF" w14:textId="77777777" w:rsidR="00B71DF0" w:rsidRPr="00285796" w:rsidRDefault="00B71DF0" w:rsidP="00285796">
      <w:pPr>
        <w:ind w:left="2160"/>
        <w:jc w:val="both"/>
        <w:rPr>
          <w:sz w:val="22"/>
          <w:szCs w:val="22"/>
        </w:rPr>
      </w:pPr>
      <w:r w:rsidRPr="00285796">
        <w:rPr>
          <w:sz w:val="22"/>
          <w:szCs w:val="22"/>
        </w:rPr>
        <w:t>General Liability</w:t>
      </w:r>
      <w:r w:rsidRPr="00285796">
        <w:rPr>
          <w:sz w:val="22"/>
          <w:szCs w:val="22"/>
        </w:rPr>
        <w:tab/>
      </w:r>
      <w:r w:rsidRPr="00285796">
        <w:rPr>
          <w:sz w:val="22"/>
          <w:szCs w:val="22"/>
        </w:rPr>
        <w:tab/>
      </w:r>
      <w:r w:rsidRPr="00285796">
        <w:rPr>
          <w:sz w:val="22"/>
          <w:szCs w:val="22"/>
        </w:rPr>
        <w:tab/>
        <w:t>$</w:t>
      </w:r>
      <w:r w:rsidR="001D169C" w:rsidRPr="00285796">
        <w:rPr>
          <w:sz w:val="22"/>
          <w:szCs w:val="22"/>
        </w:rPr>
        <w:t>2</w:t>
      </w:r>
      <w:r w:rsidRPr="00285796">
        <w:rPr>
          <w:sz w:val="22"/>
          <w:szCs w:val="22"/>
        </w:rPr>
        <w:t>,000,000</w:t>
      </w:r>
    </w:p>
    <w:p w14:paraId="6ADE9D5D" w14:textId="77777777" w:rsidR="00B71DF0" w:rsidRPr="00285796" w:rsidRDefault="00B71DF0" w:rsidP="00285796">
      <w:pPr>
        <w:ind w:left="2160"/>
        <w:jc w:val="both"/>
        <w:rPr>
          <w:sz w:val="22"/>
          <w:szCs w:val="22"/>
        </w:rPr>
      </w:pPr>
      <w:r w:rsidRPr="00285796">
        <w:rPr>
          <w:sz w:val="22"/>
          <w:szCs w:val="22"/>
        </w:rPr>
        <w:t>(including contractual</w:t>
      </w:r>
      <w:r w:rsidRPr="00285796">
        <w:rPr>
          <w:sz w:val="22"/>
          <w:szCs w:val="22"/>
        </w:rPr>
        <w:tab/>
      </w:r>
      <w:r w:rsidRPr="00285796">
        <w:rPr>
          <w:sz w:val="22"/>
          <w:szCs w:val="22"/>
        </w:rPr>
        <w:tab/>
        <w:t>(Combined Single Limit)</w:t>
      </w:r>
    </w:p>
    <w:p w14:paraId="7947EFFE" w14:textId="77777777" w:rsidR="00B71DF0" w:rsidRPr="00285796" w:rsidRDefault="00B71DF0" w:rsidP="00285796">
      <w:pPr>
        <w:ind w:left="2160"/>
        <w:jc w:val="both"/>
        <w:rPr>
          <w:sz w:val="22"/>
          <w:szCs w:val="22"/>
        </w:rPr>
      </w:pPr>
      <w:r w:rsidRPr="00285796">
        <w:rPr>
          <w:sz w:val="22"/>
          <w:szCs w:val="22"/>
        </w:rPr>
        <w:t>products and completed</w:t>
      </w:r>
    </w:p>
    <w:p w14:paraId="57CEE32D" w14:textId="497F53F0" w:rsidR="00B71DF0" w:rsidRPr="00285796" w:rsidRDefault="00B71DF0" w:rsidP="00285796">
      <w:pPr>
        <w:ind w:left="2160"/>
        <w:jc w:val="both"/>
        <w:rPr>
          <w:color w:val="FF0000"/>
          <w:sz w:val="22"/>
          <w:szCs w:val="22"/>
        </w:rPr>
      </w:pPr>
      <w:r w:rsidRPr="00285796">
        <w:rPr>
          <w:sz w:val="22"/>
          <w:szCs w:val="22"/>
        </w:rPr>
        <w:t>operations)</w:t>
      </w:r>
      <w:r w:rsidR="0094327B" w:rsidRPr="00285796">
        <w:rPr>
          <w:sz w:val="22"/>
          <w:szCs w:val="22"/>
        </w:rPr>
        <w:t xml:space="preserve"> </w:t>
      </w:r>
    </w:p>
    <w:p w14:paraId="36EE1196" w14:textId="77777777" w:rsidR="00B71DF0" w:rsidRPr="00285796" w:rsidRDefault="00B71DF0" w:rsidP="00285796">
      <w:pPr>
        <w:ind w:left="2160"/>
        <w:jc w:val="both"/>
        <w:rPr>
          <w:sz w:val="22"/>
          <w:szCs w:val="22"/>
        </w:rPr>
      </w:pPr>
    </w:p>
    <w:p w14:paraId="662571F8" w14:textId="77777777" w:rsidR="002554BD" w:rsidRPr="00285796" w:rsidRDefault="002554BD" w:rsidP="00285796">
      <w:pPr>
        <w:ind w:left="720"/>
        <w:jc w:val="both"/>
        <w:rPr>
          <w:sz w:val="22"/>
          <w:szCs w:val="22"/>
        </w:rPr>
      </w:pPr>
    </w:p>
    <w:p w14:paraId="45922610" w14:textId="36A6ABBD" w:rsidR="007F36F5" w:rsidRPr="00285796" w:rsidRDefault="007F36F5" w:rsidP="00285796">
      <w:pPr>
        <w:ind w:left="720"/>
        <w:jc w:val="both"/>
        <w:rPr>
          <w:sz w:val="22"/>
          <w:szCs w:val="22"/>
        </w:rPr>
      </w:pPr>
      <w:r w:rsidRPr="00285796">
        <w:rPr>
          <w:sz w:val="22"/>
          <w:szCs w:val="22"/>
        </w:rPr>
        <w:t>13.</w:t>
      </w:r>
      <w:r w:rsidRPr="00285796">
        <w:rPr>
          <w:sz w:val="22"/>
          <w:szCs w:val="22"/>
        </w:rPr>
        <w:tab/>
      </w:r>
      <w:commentRangeStart w:id="100"/>
      <w:commentRangeStart w:id="101"/>
      <w:r w:rsidRPr="00285796">
        <w:rPr>
          <w:sz w:val="22"/>
          <w:szCs w:val="22"/>
          <w:u w:val="single"/>
        </w:rPr>
        <w:t>Inspection, Record Keeping, Audit</w:t>
      </w:r>
      <w:commentRangeEnd w:id="100"/>
      <w:r w:rsidR="00D03F31" w:rsidRPr="00285796">
        <w:rPr>
          <w:rStyle w:val="CommentReference"/>
          <w:sz w:val="22"/>
          <w:szCs w:val="22"/>
        </w:rPr>
        <w:commentReference w:id="100"/>
      </w:r>
      <w:commentRangeEnd w:id="101"/>
      <w:r w:rsidR="00D156E6" w:rsidRPr="00285796">
        <w:rPr>
          <w:rStyle w:val="CommentReference"/>
          <w:sz w:val="22"/>
          <w:szCs w:val="22"/>
        </w:rPr>
        <w:commentReference w:id="101"/>
      </w:r>
    </w:p>
    <w:p w14:paraId="12CB0E07" w14:textId="37879FD3" w:rsidR="007F36F5" w:rsidRPr="00285796" w:rsidRDefault="007F36F5" w:rsidP="00285796">
      <w:pPr>
        <w:ind w:left="720"/>
        <w:jc w:val="both"/>
        <w:rPr>
          <w:sz w:val="22"/>
          <w:szCs w:val="22"/>
        </w:rPr>
      </w:pPr>
    </w:p>
    <w:p w14:paraId="12E5F0B2" w14:textId="477A8F7F" w:rsidR="007F36F5" w:rsidRPr="00285796" w:rsidRDefault="007F36F5" w:rsidP="00285796">
      <w:pPr>
        <w:ind w:left="2160" w:hanging="720"/>
        <w:jc w:val="both"/>
        <w:rPr>
          <w:sz w:val="22"/>
          <w:szCs w:val="22"/>
        </w:rPr>
      </w:pPr>
      <w:r w:rsidRPr="00285796">
        <w:rPr>
          <w:sz w:val="22"/>
          <w:szCs w:val="22"/>
        </w:rPr>
        <w:t>A.</w:t>
      </w:r>
      <w:r w:rsidRPr="00285796">
        <w:rPr>
          <w:sz w:val="22"/>
          <w:szCs w:val="22"/>
        </w:rPr>
        <w:tab/>
        <w:t xml:space="preserve">Seller shall keep adequate books, records and other documentation consistent with industry practice and applicable federal, state and local regulatory requirements pertaining to its performance of this Agreement, including personnel records, correspondence, instructions, plans, receipts, vouchers and other memoranda.  Seller shall preserve all such documentation for the period(s) of time following completion of said services consistent with industry practice and as otherwise required by applicable federal, state and local laws, statutes, regulations, rules, ordinances or orders.  </w:t>
      </w:r>
    </w:p>
    <w:p w14:paraId="1A4FA173" w14:textId="43DFD07B" w:rsidR="007F36F5" w:rsidRPr="00285796" w:rsidRDefault="007F36F5" w:rsidP="00285796">
      <w:pPr>
        <w:ind w:left="1440" w:hanging="720"/>
        <w:jc w:val="both"/>
        <w:rPr>
          <w:sz w:val="22"/>
          <w:szCs w:val="22"/>
        </w:rPr>
      </w:pPr>
    </w:p>
    <w:p w14:paraId="7BF188DF" w14:textId="17522A88" w:rsidR="007F36F5" w:rsidRPr="00285796" w:rsidRDefault="007F36F5" w:rsidP="00285796">
      <w:pPr>
        <w:ind w:left="2160" w:hanging="720"/>
        <w:jc w:val="both"/>
        <w:rPr>
          <w:sz w:val="22"/>
          <w:szCs w:val="22"/>
        </w:rPr>
      </w:pPr>
      <w:r w:rsidRPr="00285796">
        <w:rPr>
          <w:sz w:val="22"/>
          <w:szCs w:val="22"/>
        </w:rPr>
        <w:t>B.</w:t>
      </w:r>
      <w:r w:rsidRPr="00285796">
        <w:rPr>
          <w:sz w:val="22"/>
          <w:szCs w:val="22"/>
        </w:rPr>
        <w:tab/>
        <w:t xml:space="preserve">Buyer will have the right, but not the obligation, to examine the records of Seller, insofar as such records relate to this Agreement, for the purpose of determining compliance with this Agreement.  This right may only be exercised upon the giving of reasonable notice to the Seller and the records may be examined only during normal business hours.  If Buyer determines, after examination of the records, that a breach of this Agreement has occurred, Seller shall bear the cost of the examination; otherwise, Buyer shall bear such costs.  </w:t>
      </w:r>
    </w:p>
    <w:p w14:paraId="7C1CD9E1" w14:textId="463673F4" w:rsidR="00AA0F45" w:rsidRPr="00285796" w:rsidRDefault="00AA0F45" w:rsidP="00285796">
      <w:pPr>
        <w:ind w:left="1440" w:hanging="720"/>
        <w:jc w:val="both"/>
        <w:rPr>
          <w:sz w:val="22"/>
          <w:szCs w:val="22"/>
        </w:rPr>
      </w:pPr>
    </w:p>
    <w:p w14:paraId="79DF8B24" w14:textId="3413CD63" w:rsidR="00AA0F45" w:rsidRPr="00285796" w:rsidDel="00961D45" w:rsidRDefault="00AA0F45" w:rsidP="00285796">
      <w:pPr>
        <w:pStyle w:val="ListParagraph"/>
        <w:numPr>
          <w:ilvl w:val="0"/>
          <w:numId w:val="3"/>
        </w:numPr>
        <w:jc w:val="both"/>
        <w:rPr>
          <w:del w:id="102" w:author="Nacu Hernandez" w:date="2020-08-07T09:13:00Z"/>
          <w:rFonts w:ascii="Times New Roman" w:hAnsi="Times New Roman" w:cs="Times New Roman"/>
        </w:rPr>
      </w:pPr>
      <w:del w:id="103" w:author="Michael Forrester" w:date="2020-08-07T08:41:00Z">
        <w:r w:rsidRPr="00285796" w:rsidDel="007C4FFF">
          <w:rPr>
            <w:rFonts w:ascii="Times New Roman" w:hAnsi="Times New Roman" w:cs="Times New Roman"/>
            <w:rPrChange w:id="104" w:author="Michael Forrester" w:date="2020-08-07T08:41:00Z">
              <w:rPr/>
            </w:rPrChange>
          </w:rPr>
          <w:delText>C.</w:delText>
        </w:r>
        <w:r w:rsidRPr="00285796" w:rsidDel="007C4FFF">
          <w:rPr>
            <w:rFonts w:ascii="Times New Roman" w:hAnsi="Times New Roman" w:cs="Times New Roman"/>
            <w:rPrChange w:id="105" w:author="Michael Forrester" w:date="2020-08-07T08:41:00Z">
              <w:rPr/>
            </w:rPrChange>
          </w:rPr>
          <w:tab/>
        </w:r>
      </w:del>
      <w:r w:rsidRPr="00285796">
        <w:rPr>
          <w:rFonts w:ascii="Times New Roman" w:hAnsi="Times New Roman" w:cs="Times New Roman"/>
          <w:rPrChange w:id="106" w:author="Michael Forrester" w:date="2020-08-07T08:41:00Z">
            <w:rPr/>
          </w:rPrChange>
        </w:rPr>
        <w:t>Buyer may, but is not required to, inspect and test all Products at any place where the Products may be located</w:t>
      </w:r>
      <w:r w:rsidR="00200645" w:rsidRPr="00285796">
        <w:rPr>
          <w:rFonts w:ascii="Times New Roman" w:hAnsi="Times New Roman" w:cs="Times New Roman"/>
          <w:rPrChange w:id="107" w:author="Michael Forrester" w:date="2020-08-07T08:41:00Z">
            <w:rPr/>
          </w:rPrChange>
        </w:rPr>
        <w:t xml:space="preserve"> and Buyer may</w:t>
      </w:r>
      <w:r w:rsidR="00F92EF7" w:rsidRPr="00285796">
        <w:rPr>
          <w:rFonts w:ascii="Times New Roman" w:hAnsi="Times New Roman" w:cs="Times New Roman"/>
          <w:rPrChange w:id="108" w:author="Michael Forrester" w:date="2020-08-07T08:41:00Z">
            <w:rPr/>
          </w:rPrChange>
        </w:rPr>
        <w:t>, at its sole cost and expense,</w:t>
      </w:r>
      <w:r w:rsidR="00200645" w:rsidRPr="00285796">
        <w:rPr>
          <w:rFonts w:ascii="Times New Roman" w:hAnsi="Times New Roman" w:cs="Times New Roman"/>
          <w:rPrChange w:id="109" w:author="Michael Forrester" w:date="2020-08-07T08:41:00Z">
            <w:rPr/>
          </w:rPrChange>
        </w:rPr>
        <w:t xml:space="preserve"> conduct environmental, health and safety audits at any locations where the Products are </w:t>
      </w:r>
      <w:r w:rsidR="00200645" w:rsidRPr="00285796">
        <w:rPr>
          <w:rFonts w:ascii="Times New Roman" w:hAnsi="Times New Roman" w:cs="Times New Roman"/>
          <w:rPrChange w:id="110" w:author="Michael Forrester" w:date="2020-08-07T08:41:00Z">
            <w:rPr/>
          </w:rPrChange>
        </w:rPr>
        <w:lastRenderedPageBreak/>
        <w:t>manufactured</w:t>
      </w:r>
      <w:r w:rsidR="002A0231" w:rsidRPr="00285796">
        <w:rPr>
          <w:rFonts w:ascii="Times New Roman" w:hAnsi="Times New Roman" w:cs="Times New Roman"/>
          <w:rPrChange w:id="111" w:author="Michael Forrester" w:date="2020-08-07T08:41:00Z">
            <w:rPr/>
          </w:rPrChange>
        </w:rPr>
        <w:t xml:space="preserve"> and Seller will make appropriate personnel and records reasonably available to Buyer to assist with such audits</w:t>
      </w:r>
      <w:r w:rsidRPr="00285796">
        <w:rPr>
          <w:rFonts w:ascii="Times New Roman" w:hAnsi="Times New Roman" w:cs="Times New Roman"/>
          <w:rPrChange w:id="112" w:author="Michael Forrester" w:date="2020-08-07T08:41:00Z">
            <w:rPr/>
          </w:rPrChange>
        </w:rPr>
        <w:t xml:space="preserve">.  The decision by Buyer to inspect or test or not to inspect or test Product will not affect any rights of Buyer at law or at equity under this Agreement.   Inspection or testing of Product will not be deemed to constitute acceptance of goods.  Inspections </w:t>
      </w:r>
      <w:r w:rsidR="00200645" w:rsidRPr="00285796">
        <w:rPr>
          <w:rFonts w:ascii="Times New Roman" w:hAnsi="Times New Roman" w:cs="Times New Roman"/>
          <w:rPrChange w:id="113" w:author="Michael Forrester" w:date="2020-08-07T08:41:00Z">
            <w:rPr/>
          </w:rPrChange>
        </w:rPr>
        <w:t xml:space="preserve">or audits </w:t>
      </w:r>
      <w:r w:rsidRPr="00285796">
        <w:rPr>
          <w:rFonts w:ascii="Times New Roman" w:hAnsi="Times New Roman" w:cs="Times New Roman"/>
          <w:rPrChange w:id="114" w:author="Michael Forrester" w:date="2020-08-07T08:41:00Z">
            <w:rPr/>
          </w:rPrChange>
        </w:rPr>
        <w:t xml:space="preserve">will be made only upon the giving of reasonable notice to </w:t>
      </w:r>
      <w:r w:rsidR="00F92EF7" w:rsidRPr="00285796">
        <w:rPr>
          <w:rFonts w:ascii="Times New Roman" w:hAnsi="Times New Roman" w:cs="Times New Roman"/>
          <w:rPrChange w:id="115" w:author="Michael Forrester" w:date="2020-08-07T08:41:00Z">
            <w:rPr/>
          </w:rPrChange>
        </w:rPr>
        <w:t>Seller</w:t>
      </w:r>
      <w:r w:rsidRPr="00285796">
        <w:rPr>
          <w:rFonts w:ascii="Times New Roman" w:hAnsi="Times New Roman" w:cs="Times New Roman"/>
          <w:rPrChange w:id="116" w:author="Michael Forrester" w:date="2020-08-07T08:41:00Z">
            <w:rPr/>
          </w:rPrChange>
        </w:rPr>
        <w:t xml:space="preserve"> and may occur only during the normal business hours of </w:t>
      </w:r>
      <w:r w:rsidR="00F92EF7" w:rsidRPr="00285796">
        <w:rPr>
          <w:rFonts w:ascii="Times New Roman" w:hAnsi="Times New Roman" w:cs="Times New Roman"/>
          <w:rPrChange w:id="117" w:author="Michael Forrester" w:date="2020-08-07T08:41:00Z">
            <w:rPr/>
          </w:rPrChange>
        </w:rPr>
        <w:t>Seller</w:t>
      </w:r>
      <w:r w:rsidRPr="00285796">
        <w:rPr>
          <w:rFonts w:ascii="Times New Roman" w:hAnsi="Times New Roman" w:cs="Times New Roman"/>
          <w:rPrChange w:id="118" w:author="Michael Forrester" w:date="2020-08-07T08:41:00Z">
            <w:rPr/>
          </w:rPrChange>
        </w:rPr>
        <w:t>.</w:t>
      </w:r>
      <w:r w:rsidR="00B62387" w:rsidRPr="00285796">
        <w:rPr>
          <w:rFonts w:ascii="Times New Roman" w:hAnsi="Times New Roman" w:cs="Times New Roman"/>
          <w:rPrChange w:id="119" w:author="Michael Forrester" w:date="2020-08-07T08:41:00Z">
            <w:rPr/>
          </w:rPrChange>
        </w:rPr>
        <w:t xml:space="preserve">  </w:t>
      </w:r>
      <w:ins w:id="120" w:author="Michael Forrester" w:date="2020-07-08T16:38:00Z">
        <w:r w:rsidR="00D03F31" w:rsidRPr="00285796">
          <w:rPr>
            <w:rFonts w:ascii="Times New Roman" w:hAnsi="Times New Roman" w:cs="Times New Roman"/>
            <w:rPrChange w:id="121" w:author="Michael Forrester" w:date="2020-08-07T08:41:00Z">
              <w:rPr/>
            </w:rPrChange>
          </w:rPr>
          <w:t>\</w:t>
        </w:r>
      </w:ins>
    </w:p>
    <w:p w14:paraId="76BB1D43" w14:textId="77777777" w:rsidR="00961D45" w:rsidRPr="00285796" w:rsidRDefault="00961D45" w:rsidP="00285796">
      <w:pPr>
        <w:pStyle w:val="ListParagraph"/>
        <w:numPr>
          <w:ilvl w:val="0"/>
          <w:numId w:val="3"/>
        </w:numPr>
        <w:jc w:val="both"/>
        <w:rPr>
          <w:ins w:id="122" w:author="Nacu Hernandez" w:date="2020-08-07T09:13:00Z"/>
          <w:rFonts w:ascii="Times New Roman" w:hAnsi="Times New Roman" w:cs="Times New Roman"/>
          <w:rPrChange w:id="123" w:author="Michael Forrester" w:date="2020-08-07T08:41:00Z">
            <w:rPr>
              <w:ins w:id="124" w:author="Nacu Hernandez" w:date="2020-08-07T09:13:00Z"/>
            </w:rPr>
          </w:rPrChange>
        </w:rPr>
        <w:pPrChange w:id="125" w:author="Michael Forrester" w:date="2020-08-07T08:41:00Z">
          <w:pPr>
            <w:ind w:left="720"/>
            <w:jc w:val="both"/>
          </w:pPr>
        </w:pPrChange>
      </w:pPr>
    </w:p>
    <w:p w14:paraId="2F3EFF65" w14:textId="4E8A948D" w:rsidR="007C4FFF" w:rsidRPr="00285796" w:rsidRDefault="007C4FFF" w:rsidP="00285796">
      <w:pPr>
        <w:pStyle w:val="ListParagraph"/>
        <w:numPr>
          <w:ilvl w:val="0"/>
          <w:numId w:val="3"/>
        </w:numPr>
        <w:jc w:val="both"/>
        <w:rPr>
          <w:ins w:id="126" w:author="Michael Forrester" w:date="2020-08-07T08:43:00Z"/>
          <w:rFonts w:ascii="Times New Roman" w:hAnsi="Times New Roman" w:cs="Times New Roman"/>
          <w:rPrChange w:id="127" w:author="Glenn Johnson" w:date="2020-09-10T08:42:00Z">
            <w:rPr>
              <w:ins w:id="128" w:author="Michael Forrester" w:date="2020-08-07T08:43:00Z"/>
            </w:rPr>
          </w:rPrChange>
        </w:rPr>
        <w:pPrChange w:id="129" w:author="Nacu Hernandez" w:date="2020-08-07T09:13:00Z">
          <w:pPr>
            <w:ind w:left="2160" w:hanging="720"/>
            <w:jc w:val="both"/>
          </w:pPr>
        </w:pPrChange>
      </w:pPr>
      <w:ins w:id="130" w:author="Michael Forrester" w:date="2020-08-07T08:41:00Z">
        <w:r w:rsidRPr="00285796">
          <w:rPr>
            <w:rFonts w:ascii="Times New Roman" w:hAnsi="Times New Roman" w:cs="Times New Roman"/>
            <w:rPrChange w:id="131" w:author="Glenn Johnson" w:date="2020-09-10T08:42:00Z">
              <w:rPr/>
            </w:rPrChange>
          </w:rPr>
          <w:t>Seller</w:t>
        </w:r>
      </w:ins>
      <w:ins w:id="132" w:author="Michael Forrester" w:date="2020-08-07T08:42:00Z">
        <w:r w:rsidRPr="00285796">
          <w:rPr>
            <w:rFonts w:ascii="Times New Roman" w:hAnsi="Times New Roman" w:cs="Times New Roman"/>
            <w:rPrChange w:id="133" w:author="Glenn Johnson" w:date="2020-09-10T08:42:00Z">
              <w:rPr/>
            </w:rPrChange>
          </w:rPr>
          <w:t xml:space="preserve"> will have the right to examine the records of the Buyer, insofar as such records relate to this agreement for the purpose of determining compliance with this Agreement and their ISU license agreement. </w:t>
        </w:r>
      </w:ins>
      <w:ins w:id="134" w:author="Michael Forrester" w:date="2020-08-07T08:41:00Z">
        <w:r w:rsidRPr="00285796">
          <w:rPr>
            <w:rFonts w:ascii="Times New Roman" w:hAnsi="Times New Roman" w:cs="Times New Roman"/>
            <w:rPrChange w:id="135" w:author="Glenn Johnson" w:date="2020-09-10T08:42:00Z">
              <w:rPr/>
            </w:rPrChange>
          </w:rPr>
          <w:t xml:space="preserve"> </w:t>
        </w:r>
      </w:ins>
      <w:ins w:id="136" w:author="Michael Forrester" w:date="2020-08-07T08:43:00Z">
        <w:r w:rsidRPr="00285796">
          <w:rPr>
            <w:rFonts w:ascii="Times New Roman" w:hAnsi="Times New Roman" w:cs="Times New Roman"/>
            <w:rPrChange w:id="137" w:author="Glenn Johnson" w:date="2020-09-10T08:42:00Z">
              <w:rPr/>
            </w:rPrChange>
          </w:rPr>
          <w:t xml:space="preserve">This right may only be exercised upon the giving of reasonable notice to the Buyer and the records may be examined only during normal business hours.  If Seller determines, after examination of the records, that a breach of this Agreement has occurred, Buyer shall bear the cost of the examination; otherwise, Seller shall bear such costs.  </w:t>
        </w:r>
      </w:ins>
    </w:p>
    <w:p w14:paraId="5AFD3E9E" w14:textId="1ED89F3C" w:rsidR="007C4FFF" w:rsidRPr="00285796" w:rsidRDefault="007C4FFF" w:rsidP="00285796">
      <w:pPr>
        <w:pStyle w:val="ListParagraph"/>
        <w:ind w:left="2160"/>
        <w:jc w:val="both"/>
        <w:rPr>
          <w:rFonts w:ascii="Times New Roman" w:hAnsi="Times New Roman" w:cs="Times New Roman"/>
          <w:rPrChange w:id="138" w:author="Michael Forrester" w:date="2020-08-07T08:41:00Z">
            <w:rPr/>
          </w:rPrChange>
        </w:rPr>
        <w:pPrChange w:id="139" w:author="Nacu Hernandez" w:date="2020-08-07T09:13:00Z">
          <w:pPr>
            <w:ind w:left="2160" w:hanging="720"/>
            <w:jc w:val="both"/>
          </w:pPr>
        </w:pPrChange>
      </w:pPr>
    </w:p>
    <w:p w14:paraId="0FE9CE68" w14:textId="77777777" w:rsidR="007F36F5" w:rsidRPr="00285796" w:rsidRDefault="007F36F5" w:rsidP="00285796">
      <w:pPr>
        <w:ind w:left="720"/>
        <w:jc w:val="both"/>
        <w:rPr>
          <w:sz w:val="22"/>
          <w:szCs w:val="22"/>
        </w:rPr>
      </w:pPr>
    </w:p>
    <w:p w14:paraId="17A015AB" w14:textId="45782D89" w:rsidR="007836C0" w:rsidRPr="00285796" w:rsidRDefault="0049486C" w:rsidP="00285796">
      <w:pPr>
        <w:ind w:left="720"/>
        <w:jc w:val="both"/>
        <w:rPr>
          <w:sz w:val="22"/>
          <w:szCs w:val="22"/>
        </w:rPr>
      </w:pPr>
      <w:r w:rsidRPr="00285796">
        <w:rPr>
          <w:sz w:val="22"/>
          <w:szCs w:val="22"/>
        </w:rPr>
        <w:t>14</w:t>
      </w:r>
      <w:r w:rsidR="007836C0" w:rsidRPr="00285796">
        <w:rPr>
          <w:sz w:val="22"/>
          <w:szCs w:val="22"/>
        </w:rPr>
        <w:t>.</w:t>
      </w:r>
      <w:r w:rsidR="007836C0" w:rsidRPr="00285796">
        <w:rPr>
          <w:sz w:val="22"/>
          <w:szCs w:val="22"/>
        </w:rPr>
        <w:tab/>
      </w:r>
      <w:r w:rsidR="007836C0" w:rsidRPr="00285796">
        <w:rPr>
          <w:sz w:val="22"/>
          <w:szCs w:val="22"/>
          <w:u w:val="single"/>
        </w:rPr>
        <w:t>Technical and Marketing Support</w:t>
      </w:r>
    </w:p>
    <w:p w14:paraId="736C0933" w14:textId="77777777" w:rsidR="007836C0" w:rsidRPr="00285796" w:rsidRDefault="007836C0" w:rsidP="00285796">
      <w:pPr>
        <w:ind w:left="720"/>
        <w:jc w:val="both"/>
        <w:rPr>
          <w:sz w:val="22"/>
          <w:szCs w:val="22"/>
        </w:rPr>
      </w:pPr>
    </w:p>
    <w:p w14:paraId="12A9DFB1" w14:textId="77777777" w:rsidR="007836C0" w:rsidRPr="00285796" w:rsidRDefault="007836C0" w:rsidP="00285796">
      <w:pPr>
        <w:ind w:left="2160" w:hanging="720"/>
        <w:jc w:val="both"/>
        <w:rPr>
          <w:sz w:val="22"/>
          <w:szCs w:val="22"/>
        </w:rPr>
      </w:pPr>
      <w:r w:rsidRPr="00285796">
        <w:rPr>
          <w:sz w:val="22"/>
          <w:szCs w:val="22"/>
        </w:rPr>
        <w:t>A.</w:t>
      </w:r>
      <w:r w:rsidRPr="00285796">
        <w:rPr>
          <w:sz w:val="22"/>
          <w:szCs w:val="22"/>
        </w:rPr>
        <w:tab/>
        <w:t xml:space="preserve">Seller shall provide, at its own expense, the following technical and marketing support services to Buyer during the Term of this Agreement: </w:t>
      </w:r>
    </w:p>
    <w:p w14:paraId="19F74E03" w14:textId="77777777" w:rsidR="007836C0" w:rsidRPr="00285796" w:rsidRDefault="007836C0" w:rsidP="00285796">
      <w:pPr>
        <w:ind w:left="2160" w:hanging="1440"/>
        <w:jc w:val="both"/>
        <w:rPr>
          <w:sz w:val="22"/>
          <w:szCs w:val="22"/>
        </w:rPr>
      </w:pPr>
    </w:p>
    <w:p w14:paraId="512AA828" w14:textId="77777777" w:rsidR="009211D2" w:rsidRPr="00285796" w:rsidRDefault="007836C0" w:rsidP="00285796">
      <w:pPr>
        <w:ind w:left="2160" w:hanging="1440"/>
        <w:jc w:val="both"/>
        <w:rPr>
          <w:sz w:val="22"/>
          <w:szCs w:val="22"/>
        </w:rPr>
      </w:pPr>
      <w:r w:rsidRPr="00285796">
        <w:rPr>
          <w:sz w:val="22"/>
          <w:szCs w:val="22"/>
        </w:rPr>
        <w:tab/>
      </w:r>
      <w:r w:rsidRPr="00285796">
        <w:rPr>
          <w:sz w:val="22"/>
          <w:szCs w:val="22"/>
        </w:rPr>
        <w:tab/>
        <w:t>(</w:t>
      </w:r>
      <w:proofErr w:type="spellStart"/>
      <w:r w:rsidRPr="00285796">
        <w:rPr>
          <w:sz w:val="22"/>
          <w:szCs w:val="22"/>
        </w:rPr>
        <w:t>i</w:t>
      </w:r>
      <w:proofErr w:type="spellEnd"/>
      <w:r w:rsidRPr="00285796">
        <w:rPr>
          <w:sz w:val="22"/>
          <w:szCs w:val="22"/>
        </w:rPr>
        <w:t>)</w:t>
      </w:r>
      <w:r w:rsidR="00600659" w:rsidRPr="00285796">
        <w:rPr>
          <w:sz w:val="22"/>
          <w:szCs w:val="22"/>
        </w:rPr>
        <w:tab/>
      </w:r>
      <w:r w:rsidRPr="00285796">
        <w:rPr>
          <w:sz w:val="22"/>
          <w:szCs w:val="22"/>
        </w:rPr>
        <w:t>Seller will provide</w:t>
      </w:r>
      <w:r w:rsidR="00F3693C" w:rsidRPr="00285796">
        <w:rPr>
          <w:sz w:val="22"/>
          <w:szCs w:val="22"/>
        </w:rPr>
        <w:t xml:space="preserve"> the following </w:t>
      </w:r>
      <w:r w:rsidR="0052575D" w:rsidRPr="00285796">
        <w:rPr>
          <w:sz w:val="22"/>
          <w:szCs w:val="22"/>
        </w:rPr>
        <w:t>information on the Effective Date of this Agreement:</w:t>
      </w:r>
    </w:p>
    <w:p w14:paraId="2F71A330" w14:textId="5E2F21A5" w:rsidR="0052575D" w:rsidRPr="00285796" w:rsidRDefault="0052575D" w:rsidP="00285796">
      <w:pPr>
        <w:ind w:left="2160" w:hanging="1440"/>
        <w:jc w:val="both"/>
        <w:rPr>
          <w:sz w:val="22"/>
          <w:szCs w:val="22"/>
        </w:rPr>
      </w:pPr>
      <w:r w:rsidRPr="00285796">
        <w:rPr>
          <w:sz w:val="22"/>
          <w:szCs w:val="22"/>
        </w:rPr>
        <w:t xml:space="preserve"> </w:t>
      </w:r>
    </w:p>
    <w:p w14:paraId="2AD80472" w14:textId="77777777" w:rsidR="00AA2F1D" w:rsidRPr="00285796" w:rsidRDefault="007836C0" w:rsidP="00285796">
      <w:pPr>
        <w:ind w:left="2160" w:firstLine="720"/>
        <w:jc w:val="both"/>
        <w:rPr>
          <w:sz w:val="22"/>
          <w:szCs w:val="22"/>
        </w:rPr>
      </w:pPr>
      <w:r w:rsidRPr="00285796">
        <w:rPr>
          <w:sz w:val="22"/>
          <w:szCs w:val="22"/>
        </w:rPr>
        <w:t xml:space="preserve"> </w:t>
      </w:r>
      <w:r w:rsidR="0052575D" w:rsidRPr="00285796">
        <w:rPr>
          <w:sz w:val="22"/>
          <w:szCs w:val="22"/>
        </w:rPr>
        <w:tab/>
        <w:t>(</w:t>
      </w:r>
      <w:r w:rsidR="00AA2F1D" w:rsidRPr="00285796">
        <w:rPr>
          <w:sz w:val="22"/>
          <w:szCs w:val="22"/>
        </w:rPr>
        <w:t>a)</w:t>
      </w:r>
      <w:r w:rsidR="00AA2F1D" w:rsidRPr="00285796">
        <w:rPr>
          <w:sz w:val="22"/>
          <w:szCs w:val="22"/>
        </w:rPr>
        <w:tab/>
        <w:t xml:space="preserve">all current and past test data related to the Products; </w:t>
      </w:r>
    </w:p>
    <w:p w14:paraId="3DF020F7" w14:textId="6C81F1FA" w:rsidR="001960BB" w:rsidRPr="00285796" w:rsidRDefault="00AA2F1D" w:rsidP="00285796">
      <w:pPr>
        <w:ind w:left="2880" w:firstLine="720"/>
        <w:jc w:val="both"/>
        <w:rPr>
          <w:sz w:val="22"/>
          <w:szCs w:val="22"/>
        </w:rPr>
      </w:pPr>
      <w:r w:rsidRPr="00285796">
        <w:rPr>
          <w:sz w:val="22"/>
          <w:szCs w:val="22"/>
        </w:rPr>
        <w:t>(b)</w:t>
      </w:r>
      <w:r w:rsidRPr="00285796">
        <w:rPr>
          <w:sz w:val="22"/>
          <w:szCs w:val="22"/>
        </w:rPr>
        <w:tab/>
      </w:r>
      <w:r w:rsidR="001960BB" w:rsidRPr="00285796">
        <w:rPr>
          <w:sz w:val="22"/>
          <w:szCs w:val="22"/>
        </w:rPr>
        <w:t xml:space="preserve">all current or potential customer contacts; </w:t>
      </w:r>
    </w:p>
    <w:p w14:paraId="502CEFCB" w14:textId="77777777" w:rsidR="009211D2" w:rsidRPr="00285796" w:rsidRDefault="009211D2" w:rsidP="00285796">
      <w:pPr>
        <w:ind w:left="2880" w:firstLine="720"/>
        <w:jc w:val="both"/>
        <w:rPr>
          <w:sz w:val="22"/>
          <w:szCs w:val="22"/>
        </w:rPr>
      </w:pPr>
    </w:p>
    <w:p w14:paraId="2D76CEEA" w14:textId="77777777" w:rsidR="007515CE" w:rsidRPr="00285796" w:rsidRDefault="007515CE" w:rsidP="00285796">
      <w:pPr>
        <w:ind w:left="2880" w:firstLine="720"/>
        <w:jc w:val="both"/>
        <w:rPr>
          <w:sz w:val="22"/>
          <w:szCs w:val="22"/>
        </w:rPr>
      </w:pPr>
      <w:r w:rsidRPr="00285796">
        <w:rPr>
          <w:sz w:val="22"/>
          <w:szCs w:val="22"/>
        </w:rPr>
        <w:t>(c)</w:t>
      </w:r>
      <w:r w:rsidRPr="00285796">
        <w:rPr>
          <w:sz w:val="22"/>
          <w:szCs w:val="22"/>
        </w:rPr>
        <w:tab/>
        <w:t xml:space="preserve">all patent information related to the Products; </w:t>
      </w:r>
    </w:p>
    <w:p w14:paraId="2EE66217" w14:textId="77777777" w:rsidR="007515CE" w:rsidRPr="00285796" w:rsidRDefault="007515CE" w:rsidP="00285796">
      <w:pPr>
        <w:ind w:left="2880" w:firstLine="720"/>
        <w:jc w:val="both"/>
        <w:rPr>
          <w:sz w:val="22"/>
          <w:szCs w:val="22"/>
        </w:rPr>
      </w:pPr>
    </w:p>
    <w:p w14:paraId="5AE7154D" w14:textId="689C2FA3" w:rsidR="00520351" w:rsidRPr="00285796" w:rsidRDefault="007515CE" w:rsidP="00285796">
      <w:pPr>
        <w:ind w:left="2880" w:firstLine="720"/>
        <w:jc w:val="both"/>
        <w:rPr>
          <w:sz w:val="22"/>
          <w:szCs w:val="22"/>
        </w:rPr>
      </w:pPr>
      <w:r w:rsidRPr="00285796">
        <w:rPr>
          <w:sz w:val="22"/>
          <w:szCs w:val="22"/>
        </w:rPr>
        <w:t>(d)</w:t>
      </w:r>
      <w:r w:rsidRPr="00285796">
        <w:rPr>
          <w:sz w:val="22"/>
          <w:szCs w:val="22"/>
        </w:rPr>
        <w:tab/>
      </w:r>
      <w:r w:rsidR="00520351" w:rsidRPr="00285796">
        <w:rPr>
          <w:sz w:val="22"/>
          <w:szCs w:val="22"/>
        </w:rPr>
        <w:t xml:space="preserve">all data and information that proves the Products meet or exceed current industry standards; </w:t>
      </w:r>
      <w:r w:rsidR="005A5547" w:rsidRPr="00285796">
        <w:rPr>
          <w:sz w:val="22"/>
          <w:szCs w:val="22"/>
        </w:rPr>
        <w:t>and</w:t>
      </w:r>
    </w:p>
    <w:p w14:paraId="35DE5A6B" w14:textId="77777777" w:rsidR="00520351" w:rsidRPr="00285796" w:rsidRDefault="00520351" w:rsidP="00285796">
      <w:pPr>
        <w:ind w:left="2880" w:firstLine="720"/>
        <w:jc w:val="both"/>
        <w:rPr>
          <w:sz w:val="22"/>
          <w:szCs w:val="22"/>
        </w:rPr>
      </w:pPr>
    </w:p>
    <w:p w14:paraId="4B1C2C2B" w14:textId="5CCAA9E9" w:rsidR="009211D2" w:rsidRPr="00285796" w:rsidRDefault="00520351" w:rsidP="00285796">
      <w:pPr>
        <w:ind w:left="2880" w:firstLine="720"/>
        <w:jc w:val="both"/>
        <w:rPr>
          <w:sz w:val="22"/>
          <w:szCs w:val="22"/>
        </w:rPr>
      </w:pPr>
      <w:r w:rsidRPr="00285796">
        <w:rPr>
          <w:sz w:val="22"/>
          <w:szCs w:val="22"/>
        </w:rPr>
        <w:t>(e)</w:t>
      </w:r>
      <w:r w:rsidRPr="00285796">
        <w:rPr>
          <w:sz w:val="22"/>
          <w:szCs w:val="22"/>
        </w:rPr>
        <w:tab/>
      </w:r>
      <w:r w:rsidR="005A5547" w:rsidRPr="00285796">
        <w:rPr>
          <w:sz w:val="22"/>
          <w:szCs w:val="22"/>
        </w:rPr>
        <w:t xml:space="preserve">all </w:t>
      </w:r>
      <w:proofErr w:type="gramStart"/>
      <w:r w:rsidR="005A5547" w:rsidRPr="00285796">
        <w:rPr>
          <w:sz w:val="22"/>
          <w:szCs w:val="22"/>
        </w:rPr>
        <w:t>third party</w:t>
      </w:r>
      <w:proofErr w:type="gramEnd"/>
      <w:r w:rsidR="005A5547" w:rsidRPr="00285796">
        <w:rPr>
          <w:sz w:val="22"/>
          <w:szCs w:val="22"/>
        </w:rPr>
        <w:t xml:space="preserve"> test data related to the Products including, without limitation, all third party test data on roofing </w:t>
      </w:r>
      <w:r w:rsidR="002451C8" w:rsidRPr="00285796">
        <w:rPr>
          <w:sz w:val="22"/>
          <w:szCs w:val="22"/>
        </w:rPr>
        <w:t xml:space="preserve">and asphalt </w:t>
      </w:r>
      <w:r w:rsidR="005A5547" w:rsidRPr="00285796">
        <w:rPr>
          <w:sz w:val="22"/>
          <w:szCs w:val="22"/>
        </w:rPr>
        <w:t>materials;</w:t>
      </w:r>
    </w:p>
    <w:p w14:paraId="555E54FA" w14:textId="1EEED2DD" w:rsidR="009211D2" w:rsidRPr="00285796" w:rsidRDefault="005A5547" w:rsidP="00285796">
      <w:pPr>
        <w:ind w:left="2880" w:firstLine="720"/>
        <w:jc w:val="both"/>
        <w:rPr>
          <w:sz w:val="22"/>
          <w:szCs w:val="22"/>
        </w:rPr>
      </w:pPr>
      <w:r w:rsidRPr="00285796">
        <w:rPr>
          <w:sz w:val="22"/>
          <w:szCs w:val="22"/>
        </w:rPr>
        <w:t xml:space="preserve"> </w:t>
      </w:r>
    </w:p>
    <w:p w14:paraId="5A0379B7" w14:textId="41FC0934" w:rsidR="007836C0" w:rsidRPr="00285796" w:rsidDel="002D6C4E" w:rsidRDefault="00883242" w:rsidP="00285796">
      <w:pPr>
        <w:ind w:left="1440" w:firstLine="720"/>
        <w:jc w:val="both"/>
        <w:rPr>
          <w:del w:id="140" w:author="Burke, Matt" w:date="2020-08-06T11:42:00Z"/>
          <w:sz w:val="22"/>
          <w:szCs w:val="22"/>
        </w:rPr>
      </w:pPr>
      <w:del w:id="141" w:author="Burke, Matt" w:date="2020-08-06T11:43:00Z">
        <w:r w:rsidRPr="00285796" w:rsidDel="002D6C4E">
          <w:rPr>
            <w:sz w:val="22"/>
            <w:szCs w:val="22"/>
          </w:rPr>
          <w:delText>(ii)</w:delText>
        </w:r>
        <w:r w:rsidR="009211D2" w:rsidRPr="00285796" w:rsidDel="002D6C4E">
          <w:rPr>
            <w:sz w:val="22"/>
            <w:szCs w:val="22"/>
          </w:rPr>
          <w:delText>.</w:delText>
        </w:r>
      </w:del>
      <w:r w:rsidR="009211D2" w:rsidRPr="00285796">
        <w:rPr>
          <w:sz w:val="22"/>
          <w:szCs w:val="22"/>
        </w:rPr>
        <w:tab/>
      </w:r>
      <w:del w:id="142" w:author="Burke, Matt" w:date="2020-08-06T11:42:00Z">
        <w:r w:rsidR="009211D2" w:rsidRPr="00285796" w:rsidDel="002D6C4E">
          <w:rPr>
            <w:sz w:val="22"/>
            <w:szCs w:val="22"/>
          </w:rPr>
          <w:delText xml:space="preserve">Seller </w:delText>
        </w:r>
        <w:r w:rsidRPr="00285796" w:rsidDel="002D6C4E">
          <w:rPr>
            <w:sz w:val="22"/>
            <w:szCs w:val="22"/>
          </w:rPr>
          <w:delText>will provide</w:delText>
        </w:r>
        <w:r w:rsidR="009211D2" w:rsidRPr="00285796" w:rsidDel="002D6C4E">
          <w:rPr>
            <w:sz w:val="22"/>
            <w:szCs w:val="22"/>
          </w:rPr>
          <w:delText xml:space="preserve"> </w:delText>
        </w:r>
        <w:r w:rsidR="007836C0" w:rsidRPr="00285796" w:rsidDel="002D6C4E">
          <w:rPr>
            <w:sz w:val="22"/>
            <w:szCs w:val="22"/>
          </w:rPr>
          <w:delText>technical support to assist the development of marketing and sales tools and will provide on-going support for Technical Bulletins, specific inquiries and general market requirements; and</w:delText>
        </w:r>
      </w:del>
    </w:p>
    <w:p w14:paraId="52614B34" w14:textId="2F181B37" w:rsidR="007836C0" w:rsidRPr="00285796" w:rsidDel="002D6C4E" w:rsidRDefault="007836C0" w:rsidP="00285796">
      <w:pPr>
        <w:ind w:left="1440" w:firstLine="720"/>
        <w:jc w:val="both"/>
        <w:rPr>
          <w:del w:id="143" w:author="Burke, Matt" w:date="2020-08-06T11:42:00Z"/>
          <w:sz w:val="22"/>
          <w:szCs w:val="22"/>
        </w:rPr>
        <w:pPrChange w:id="144" w:author="Burke, Matt" w:date="2020-08-06T11:42:00Z">
          <w:pPr>
            <w:ind w:left="2160" w:hanging="1440"/>
            <w:jc w:val="both"/>
          </w:pPr>
        </w:pPrChange>
      </w:pPr>
    </w:p>
    <w:p w14:paraId="798EEF0A" w14:textId="4FF8D80B" w:rsidR="007836C0" w:rsidRPr="00285796" w:rsidRDefault="007836C0" w:rsidP="00285796">
      <w:pPr>
        <w:ind w:left="1440" w:firstLine="720"/>
        <w:jc w:val="both"/>
        <w:rPr>
          <w:sz w:val="22"/>
          <w:szCs w:val="22"/>
        </w:rPr>
        <w:pPrChange w:id="145" w:author="Burke, Matt" w:date="2020-08-06T11:42:00Z">
          <w:pPr>
            <w:ind w:left="2160" w:hanging="1440"/>
            <w:jc w:val="both"/>
          </w:pPr>
        </w:pPrChange>
      </w:pPr>
      <w:del w:id="146" w:author="Burke, Matt" w:date="2020-08-06T11:42:00Z">
        <w:r w:rsidRPr="00285796" w:rsidDel="002D6C4E">
          <w:rPr>
            <w:sz w:val="22"/>
            <w:szCs w:val="22"/>
          </w:rPr>
          <w:tab/>
        </w:r>
        <w:commentRangeStart w:id="147"/>
        <w:r w:rsidRPr="00285796" w:rsidDel="002D6C4E">
          <w:rPr>
            <w:sz w:val="22"/>
            <w:szCs w:val="22"/>
          </w:rPr>
          <w:delText>(</w:delText>
        </w:r>
        <w:r w:rsidR="00883242" w:rsidRPr="00285796" w:rsidDel="002D6C4E">
          <w:rPr>
            <w:sz w:val="22"/>
            <w:szCs w:val="22"/>
          </w:rPr>
          <w:delText>ii</w:delText>
        </w:r>
        <w:r w:rsidR="000A4ACA" w:rsidRPr="00285796" w:rsidDel="002D6C4E">
          <w:rPr>
            <w:sz w:val="22"/>
            <w:szCs w:val="22"/>
          </w:rPr>
          <w:delText>i</w:delText>
        </w:r>
        <w:r w:rsidRPr="00285796" w:rsidDel="002D6C4E">
          <w:rPr>
            <w:sz w:val="22"/>
            <w:szCs w:val="22"/>
          </w:rPr>
          <w:delText xml:space="preserve">) </w:delText>
        </w:r>
        <w:r w:rsidRPr="00285796" w:rsidDel="002D6C4E">
          <w:rPr>
            <w:sz w:val="22"/>
            <w:szCs w:val="22"/>
          </w:rPr>
          <w:tab/>
          <w:delText xml:space="preserve">Seller will provide technical support for field inquiries including travel to inspect </w:delText>
        </w:r>
        <w:r w:rsidR="0049486C" w:rsidRPr="00285796" w:rsidDel="002D6C4E">
          <w:rPr>
            <w:sz w:val="22"/>
            <w:szCs w:val="22"/>
          </w:rPr>
          <w:delText>potentially defective product as reasonably determined by Buyer</w:delText>
        </w:r>
        <w:r w:rsidR="007D1219" w:rsidRPr="00285796" w:rsidDel="002D6C4E">
          <w:rPr>
            <w:sz w:val="22"/>
            <w:szCs w:val="22"/>
          </w:rPr>
          <w:delText xml:space="preserve"> and Seller</w:delText>
        </w:r>
        <w:r w:rsidR="0049486C" w:rsidRPr="00285796" w:rsidDel="002D6C4E">
          <w:rPr>
            <w:sz w:val="22"/>
            <w:szCs w:val="22"/>
          </w:rPr>
          <w:delText>.</w:delText>
        </w:r>
      </w:del>
      <w:del w:id="148" w:author="Michael Forrester" w:date="2020-07-08T16:41:00Z">
        <w:r w:rsidR="0049486C" w:rsidRPr="00285796" w:rsidDel="00D03F31">
          <w:rPr>
            <w:sz w:val="22"/>
            <w:szCs w:val="22"/>
          </w:rPr>
          <w:delText xml:space="preserve"> </w:delText>
        </w:r>
        <w:r w:rsidR="007676B8" w:rsidRPr="00285796" w:rsidDel="00D03F31">
          <w:rPr>
            <w:sz w:val="22"/>
            <w:szCs w:val="22"/>
          </w:rPr>
          <w:delText xml:space="preserve">  </w:delText>
        </w:r>
      </w:del>
      <w:commentRangeEnd w:id="147"/>
      <w:r w:rsidR="00D03F31" w:rsidRPr="00285796">
        <w:rPr>
          <w:rStyle w:val="CommentReference"/>
          <w:sz w:val="22"/>
          <w:szCs w:val="22"/>
        </w:rPr>
        <w:commentReference w:id="147"/>
      </w:r>
    </w:p>
    <w:p w14:paraId="7B755B13" w14:textId="77777777" w:rsidR="0049486C" w:rsidRPr="00285796" w:rsidRDefault="0049486C" w:rsidP="00285796">
      <w:pPr>
        <w:ind w:left="2160" w:hanging="1440"/>
        <w:jc w:val="both"/>
        <w:rPr>
          <w:sz w:val="22"/>
          <w:szCs w:val="22"/>
        </w:rPr>
      </w:pPr>
    </w:p>
    <w:p w14:paraId="6033DF43" w14:textId="77777777" w:rsidR="0049486C" w:rsidRPr="00285796" w:rsidRDefault="0049486C" w:rsidP="00285796">
      <w:pPr>
        <w:ind w:left="2160" w:hanging="720"/>
        <w:jc w:val="both"/>
        <w:rPr>
          <w:sz w:val="22"/>
          <w:szCs w:val="22"/>
        </w:rPr>
      </w:pPr>
      <w:r w:rsidRPr="00285796">
        <w:rPr>
          <w:sz w:val="22"/>
          <w:szCs w:val="22"/>
        </w:rPr>
        <w:t>B.</w:t>
      </w:r>
      <w:r w:rsidRPr="00285796">
        <w:rPr>
          <w:sz w:val="22"/>
          <w:szCs w:val="22"/>
        </w:rPr>
        <w:tab/>
        <w:t xml:space="preserve">Buyer shall provide, at its own expense, the following marketing services: </w:t>
      </w:r>
    </w:p>
    <w:p w14:paraId="4108F4D1" w14:textId="77777777" w:rsidR="0049486C" w:rsidRPr="00285796" w:rsidRDefault="0049486C" w:rsidP="00285796">
      <w:pPr>
        <w:ind w:left="2160" w:hanging="1440"/>
        <w:jc w:val="both"/>
        <w:rPr>
          <w:sz w:val="22"/>
          <w:szCs w:val="22"/>
        </w:rPr>
      </w:pPr>
    </w:p>
    <w:p w14:paraId="0FA4C9D9" w14:textId="55E94F7C" w:rsidR="0049486C" w:rsidRPr="00285796" w:rsidRDefault="0049486C" w:rsidP="00285796">
      <w:pPr>
        <w:ind w:left="2160" w:hanging="1440"/>
        <w:jc w:val="both"/>
        <w:rPr>
          <w:sz w:val="22"/>
          <w:szCs w:val="22"/>
        </w:rPr>
      </w:pPr>
      <w:r w:rsidRPr="00285796">
        <w:rPr>
          <w:sz w:val="22"/>
          <w:szCs w:val="22"/>
        </w:rPr>
        <w:tab/>
      </w:r>
      <w:r w:rsidRPr="00285796">
        <w:rPr>
          <w:sz w:val="22"/>
          <w:szCs w:val="22"/>
        </w:rPr>
        <w:tab/>
        <w:t>(</w:t>
      </w:r>
      <w:proofErr w:type="spellStart"/>
      <w:r w:rsidRPr="00285796">
        <w:rPr>
          <w:sz w:val="22"/>
          <w:szCs w:val="22"/>
        </w:rPr>
        <w:t>i</w:t>
      </w:r>
      <w:proofErr w:type="spellEnd"/>
      <w:r w:rsidRPr="00285796">
        <w:rPr>
          <w:sz w:val="22"/>
          <w:szCs w:val="22"/>
        </w:rPr>
        <w:t>)</w:t>
      </w:r>
      <w:r w:rsidRPr="00285796">
        <w:rPr>
          <w:sz w:val="22"/>
          <w:szCs w:val="22"/>
        </w:rPr>
        <w:tab/>
        <w:t>Buyer will market</w:t>
      </w:r>
      <w:r w:rsidR="00B7426F" w:rsidRPr="00285796">
        <w:rPr>
          <w:sz w:val="22"/>
          <w:szCs w:val="22"/>
        </w:rPr>
        <w:t xml:space="preserve"> and sell</w:t>
      </w:r>
      <w:r w:rsidRPr="00285796">
        <w:rPr>
          <w:sz w:val="22"/>
          <w:szCs w:val="22"/>
        </w:rPr>
        <w:t xml:space="preserve"> the Products in good faith and </w:t>
      </w:r>
      <w:ins w:id="149" w:author="Glenn Johnson" w:date="2020-09-07T20:00:00Z">
        <w:r w:rsidR="007558A0" w:rsidRPr="00285796">
          <w:rPr>
            <w:sz w:val="22"/>
            <w:szCs w:val="22"/>
          </w:rPr>
          <w:t xml:space="preserve">utilizing all best efforts </w:t>
        </w:r>
      </w:ins>
      <w:r w:rsidRPr="00285796">
        <w:rPr>
          <w:sz w:val="22"/>
          <w:szCs w:val="22"/>
        </w:rPr>
        <w:t xml:space="preserve">consistent with other products offered in Buyer’s </w:t>
      </w:r>
      <w:r w:rsidR="00B91C09" w:rsidRPr="00285796">
        <w:rPr>
          <w:sz w:val="22"/>
          <w:szCs w:val="22"/>
        </w:rPr>
        <w:t>________________ product</w:t>
      </w:r>
      <w:r w:rsidRPr="00285796">
        <w:rPr>
          <w:sz w:val="22"/>
          <w:szCs w:val="22"/>
        </w:rPr>
        <w:t xml:space="preserve"> line; and </w:t>
      </w:r>
    </w:p>
    <w:p w14:paraId="3FE04E18" w14:textId="77777777" w:rsidR="00636FC1" w:rsidRPr="00285796" w:rsidRDefault="00636FC1" w:rsidP="00285796">
      <w:pPr>
        <w:ind w:left="2160" w:hanging="1440"/>
        <w:jc w:val="both"/>
        <w:rPr>
          <w:sz w:val="22"/>
          <w:szCs w:val="22"/>
        </w:rPr>
      </w:pPr>
    </w:p>
    <w:p w14:paraId="1B20B468" w14:textId="797C01F9" w:rsidR="00C238A5" w:rsidRPr="00285796" w:rsidRDefault="0049486C" w:rsidP="00285796">
      <w:pPr>
        <w:ind w:left="2160" w:hanging="1440"/>
        <w:jc w:val="both"/>
        <w:rPr>
          <w:sz w:val="22"/>
          <w:szCs w:val="22"/>
        </w:rPr>
      </w:pPr>
      <w:r w:rsidRPr="00285796">
        <w:rPr>
          <w:sz w:val="22"/>
          <w:szCs w:val="22"/>
        </w:rPr>
        <w:tab/>
      </w:r>
      <w:r w:rsidRPr="00285796">
        <w:rPr>
          <w:sz w:val="22"/>
          <w:szCs w:val="22"/>
        </w:rPr>
        <w:tab/>
        <w:t>(ii)</w:t>
      </w:r>
      <w:r w:rsidRPr="00285796">
        <w:rPr>
          <w:sz w:val="22"/>
          <w:szCs w:val="22"/>
        </w:rPr>
        <w:tab/>
        <w:t>Buyer will create and provide a sales training program based on technical support from Seller</w:t>
      </w:r>
      <w:r w:rsidR="00C238A5" w:rsidRPr="00285796">
        <w:rPr>
          <w:sz w:val="22"/>
          <w:szCs w:val="22"/>
        </w:rPr>
        <w:t>.</w:t>
      </w:r>
    </w:p>
    <w:p w14:paraId="64575390" w14:textId="353023EE" w:rsidR="0049486C" w:rsidRPr="00285796" w:rsidRDefault="0049486C" w:rsidP="00285796">
      <w:pPr>
        <w:ind w:left="2160" w:hanging="1440"/>
        <w:jc w:val="both"/>
        <w:rPr>
          <w:sz w:val="22"/>
          <w:szCs w:val="22"/>
        </w:rPr>
      </w:pPr>
    </w:p>
    <w:p w14:paraId="052D97DA" w14:textId="77777777" w:rsidR="007836C0" w:rsidRPr="00285796" w:rsidRDefault="007836C0" w:rsidP="00285796">
      <w:pPr>
        <w:ind w:left="720"/>
        <w:jc w:val="both"/>
        <w:rPr>
          <w:sz w:val="22"/>
          <w:szCs w:val="22"/>
        </w:rPr>
      </w:pPr>
    </w:p>
    <w:p w14:paraId="4127462F" w14:textId="2E77BF1B" w:rsidR="00AF3231" w:rsidRPr="00285796" w:rsidRDefault="007F36F5" w:rsidP="00285796">
      <w:pPr>
        <w:pStyle w:val="BodyTextIndent2"/>
        <w:tabs>
          <w:tab w:val="clear" w:pos="720"/>
          <w:tab w:val="clear" w:pos="1440"/>
        </w:tabs>
        <w:ind w:hanging="720"/>
        <w:rPr>
          <w:ins w:id="150" w:author="Michael Forrester" w:date="2020-07-08T16:44:00Z"/>
          <w:sz w:val="22"/>
          <w:szCs w:val="22"/>
        </w:rPr>
      </w:pPr>
      <w:r w:rsidRPr="00285796">
        <w:rPr>
          <w:sz w:val="22"/>
          <w:szCs w:val="22"/>
        </w:rPr>
        <w:t>1</w:t>
      </w:r>
      <w:r w:rsidR="0049486C" w:rsidRPr="00285796">
        <w:rPr>
          <w:sz w:val="22"/>
          <w:szCs w:val="22"/>
        </w:rPr>
        <w:t>5</w:t>
      </w:r>
      <w:r w:rsidR="00EE4F60" w:rsidRPr="00285796">
        <w:rPr>
          <w:sz w:val="22"/>
          <w:szCs w:val="22"/>
        </w:rPr>
        <w:t>.</w:t>
      </w:r>
      <w:r w:rsidR="00EE4F60" w:rsidRPr="00285796">
        <w:rPr>
          <w:sz w:val="22"/>
          <w:szCs w:val="22"/>
        </w:rPr>
        <w:tab/>
      </w:r>
      <w:r w:rsidR="00AF3231" w:rsidRPr="00285796">
        <w:rPr>
          <w:sz w:val="22"/>
          <w:szCs w:val="22"/>
          <w:u w:val="single"/>
        </w:rPr>
        <w:t>Assignment</w:t>
      </w:r>
      <w:r w:rsidR="00AF3231" w:rsidRPr="00285796">
        <w:rPr>
          <w:sz w:val="22"/>
          <w:szCs w:val="22"/>
        </w:rPr>
        <w:t xml:space="preserve">.  Neither party will assign any rights nor delegate any duties set forth in any Purchase Order or this Agreement without the prior, express written consent of the other </w:t>
      </w:r>
      <w:r w:rsidR="00AF3231" w:rsidRPr="00285796">
        <w:rPr>
          <w:sz w:val="22"/>
          <w:szCs w:val="22"/>
        </w:rPr>
        <w:lastRenderedPageBreak/>
        <w:t xml:space="preserve">party, which consent will not be unreasonably withheld.  Notwithstanding the foregoing, </w:t>
      </w:r>
      <w:r w:rsidR="00E47D7D" w:rsidRPr="00285796">
        <w:rPr>
          <w:sz w:val="22"/>
          <w:szCs w:val="22"/>
        </w:rPr>
        <w:t>either party</w:t>
      </w:r>
      <w:r w:rsidR="00AF3231" w:rsidRPr="00285796">
        <w:rPr>
          <w:sz w:val="22"/>
          <w:szCs w:val="22"/>
        </w:rPr>
        <w:t xml:space="preserve"> </w:t>
      </w:r>
      <w:r w:rsidR="00E94364" w:rsidRPr="00285796">
        <w:rPr>
          <w:sz w:val="22"/>
          <w:szCs w:val="22"/>
        </w:rPr>
        <w:t xml:space="preserve">has </w:t>
      </w:r>
      <w:r w:rsidR="00AF3231" w:rsidRPr="00285796">
        <w:rPr>
          <w:sz w:val="22"/>
          <w:szCs w:val="22"/>
        </w:rPr>
        <w:t xml:space="preserve">the right to assign this Agreement </w:t>
      </w:r>
      <w:r w:rsidR="00E94364" w:rsidRPr="00285796">
        <w:rPr>
          <w:sz w:val="22"/>
          <w:szCs w:val="22"/>
        </w:rPr>
        <w:t xml:space="preserve">or any Purchase Order </w:t>
      </w:r>
      <w:r w:rsidR="00AF3231" w:rsidRPr="00285796">
        <w:rPr>
          <w:sz w:val="22"/>
          <w:szCs w:val="22"/>
        </w:rPr>
        <w:t xml:space="preserve">to an affiliate or subsidiary of </w:t>
      </w:r>
      <w:r w:rsidR="00E47D7D" w:rsidRPr="00285796">
        <w:rPr>
          <w:sz w:val="22"/>
          <w:szCs w:val="22"/>
        </w:rPr>
        <w:t>the party</w:t>
      </w:r>
      <w:r w:rsidR="00AF3231" w:rsidRPr="00285796">
        <w:rPr>
          <w:sz w:val="22"/>
          <w:szCs w:val="22"/>
        </w:rPr>
        <w:t xml:space="preserve"> or to a third party who purchases all or substantially all of </w:t>
      </w:r>
      <w:r w:rsidR="00E47D7D" w:rsidRPr="00285796">
        <w:rPr>
          <w:sz w:val="22"/>
          <w:szCs w:val="22"/>
        </w:rPr>
        <w:t>the party</w:t>
      </w:r>
      <w:r w:rsidR="00AF3231" w:rsidRPr="00285796">
        <w:rPr>
          <w:sz w:val="22"/>
          <w:szCs w:val="22"/>
        </w:rPr>
        <w:t>'s assets</w:t>
      </w:r>
      <w:r w:rsidR="00E94364" w:rsidRPr="00285796">
        <w:rPr>
          <w:sz w:val="22"/>
          <w:szCs w:val="22"/>
        </w:rPr>
        <w:t xml:space="preserve">, without the consent of </w:t>
      </w:r>
      <w:r w:rsidR="00E47D7D" w:rsidRPr="00285796">
        <w:rPr>
          <w:sz w:val="22"/>
          <w:szCs w:val="22"/>
        </w:rPr>
        <w:t>the other party</w:t>
      </w:r>
      <w:r w:rsidR="001112DF" w:rsidRPr="00285796">
        <w:rPr>
          <w:sz w:val="22"/>
          <w:szCs w:val="22"/>
        </w:rPr>
        <w:t>.</w:t>
      </w:r>
    </w:p>
    <w:p w14:paraId="749E8092" w14:textId="4B88760B" w:rsidR="00D03F31" w:rsidRPr="00285796" w:rsidDel="00961D45" w:rsidRDefault="00D03F31" w:rsidP="00285796">
      <w:pPr>
        <w:pStyle w:val="BodyTextIndent2"/>
        <w:tabs>
          <w:tab w:val="clear" w:pos="720"/>
          <w:tab w:val="clear" w:pos="1440"/>
        </w:tabs>
        <w:ind w:hanging="720"/>
        <w:rPr>
          <w:del w:id="151" w:author="Nacu Hernandez" w:date="2020-08-07T09:13:00Z"/>
          <w:sz w:val="22"/>
          <w:szCs w:val="22"/>
        </w:rPr>
      </w:pPr>
      <w:ins w:id="152" w:author="Michael Forrester" w:date="2020-07-08T16:44:00Z">
        <w:del w:id="153" w:author="Nacu Hernandez" w:date="2020-08-07T09:13:00Z">
          <w:r w:rsidRPr="00285796" w:rsidDel="00961D45">
            <w:rPr>
              <w:sz w:val="22"/>
              <w:szCs w:val="22"/>
            </w:rPr>
            <w:delText>1</w:delText>
          </w:r>
        </w:del>
      </w:ins>
      <w:ins w:id="154" w:author="Michael Forrester" w:date="2020-07-08T17:18:00Z">
        <w:del w:id="155" w:author="Nacu Hernandez" w:date="2020-08-07T09:13:00Z">
          <w:r w:rsidR="00F1444A" w:rsidRPr="00285796" w:rsidDel="00961D45">
            <w:rPr>
              <w:sz w:val="22"/>
              <w:szCs w:val="22"/>
            </w:rPr>
            <w:delText>3</w:delText>
          </w:r>
        </w:del>
      </w:ins>
      <w:ins w:id="156" w:author="Michael Forrester" w:date="2020-07-08T16:44:00Z">
        <w:del w:id="157" w:author="Nacu Hernandez" w:date="2020-08-07T09:13:00Z">
          <w:r w:rsidRPr="00285796" w:rsidDel="00961D45">
            <w:rPr>
              <w:sz w:val="22"/>
              <w:szCs w:val="22"/>
            </w:rPr>
            <w:delText>.</w:delText>
          </w:r>
          <w:r w:rsidRPr="00285796" w:rsidDel="00961D45">
            <w:rPr>
              <w:sz w:val="22"/>
              <w:szCs w:val="22"/>
            </w:rPr>
            <w:tab/>
          </w:r>
        </w:del>
      </w:ins>
      <w:ins w:id="158" w:author="Michael Forrester" w:date="2020-07-08T17:17:00Z">
        <w:del w:id="159" w:author="Nacu Hernandez" w:date="2020-08-07T09:13:00Z">
          <w:r w:rsidR="00F1444A" w:rsidRPr="00285796" w:rsidDel="00961D45">
            <w:rPr>
              <w:sz w:val="22"/>
              <w:szCs w:val="22"/>
            </w:rPr>
            <w:delText xml:space="preserve">Term &amp; Termination, </w:delText>
          </w:r>
        </w:del>
      </w:ins>
      <w:ins w:id="160" w:author="Michael Forrester" w:date="2020-07-08T16:47:00Z">
        <w:del w:id="161" w:author="Nacu Hernandez" w:date="2020-08-07T09:13:00Z">
          <w:r w:rsidRPr="00285796" w:rsidDel="00961D45">
            <w:rPr>
              <w:sz w:val="22"/>
              <w:szCs w:val="22"/>
            </w:rPr>
            <w:delText xml:space="preserve">Confidentiality, Record Keeping, </w:delText>
          </w:r>
        </w:del>
      </w:ins>
      <w:ins w:id="162" w:author="Michael Forrester" w:date="2020-07-08T16:44:00Z">
        <w:del w:id="163" w:author="Nacu Hernandez" w:date="2020-08-07T09:13:00Z">
          <w:r w:rsidRPr="00285796" w:rsidDel="00961D45">
            <w:rPr>
              <w:sz w:val="22"/>
              <w:szCs w:val="22"/>
            </w:rPr>
            <w:delText xml:space="preserve">Notices, Modifications, </w:delText>
          </w:r>
        </w:del>
      </w:ins>
      <w:ins w:id="164" w:author="Michael Forrester" w:date="2020-07-08T16:45:00Z">
        <w:del w:id="165" w:author="Nacu Hernandez" w:date="2020-08-07T09:13:00Z">
          <w:r w:rsidRPr="00285796" w:rsidDel="00961D45">
            <w:rPr>
              <w:sz w:val="22"/>
              <w:szCs w:val="22"/>
            </w:rPr>
            <w:delText xml:space="preserve">Waiver, </w:delText>
          </w:r>
        </w:del>
      </w:ins>
      <w:ins w:id="166" w:author="Michael Forrester" w:date="2020-07-08T16:44:00Z">
        <w:del w:id="167" w:author="Nacu Hernandez" w:date="2020-08-07T09:13:00Z">
          <w:r w:rsidRPr="00285796" w:rsidDel="00961D45">
            <w:rPr>
              <w:sz w:val="22"/>
              <w:szCs w:val="22"/>
            </w:rPr>
            <w:delText xml:space="preserve">Validity and Enforceability, </w:delText>
          </w:r>
        </w:del>
      </w:ins>
      <w:ins w:id="168" w:author="Michael Forrester" w:date="2020-07-08T16:45:00Z">
        <w:del w:id="169" w:author="Nacu Hernandez" w:date="2020-08-07T09:13:00Z">
          <w:r w:rsidRPr="00285796" w:rsidDel="00961D45">
            <w:rPr>
              <w:sz w:val="22"/>
              <w:szCs w:val="22"/>
            </w:rPr>
            <w:delText xml:space="preserve">and </w:delText>
          </w:r>
        </w:del>
      </w:ins>
      <w:ins w:id="170" w:author="Michael Forrester" w:date="2020-07-08T16:44:00Z">
        <w:del w:id="171" w:author="Nacu Hernandez" w:date="2020-08-07T09:13:00Z">
          <w:r w:rsidRPr="00285796" w:rsidDel="00961D45">
            <w:rPr>
              <w:sz w:val="22"/>
              <w:szCs w:val="22"/>
            </w:rPr>
            <w:delText xml:space="preserve">Choice of Law </w:delText>
          </w:r>
        </w:del>
      </w:ins>
      <w:ins w:id="172" w:author="Michael Forrester" w:date="2020-07-08T16:45:00Z">
        <w:del w:id="173" w:author="Nacu Hernandez" w:date="2020-08-07T09:13:00Z">
          <w:r w:rsidRPr="00285796" w:rsidDel="00961D45">
            <w:rPr>
              <w:sz w:val="22"/>
              <w:szCs w:val="22"/>
            </w:rPr>
            <w:delText>will defer to Sub-L</w:delText>
          </w:r>
        </w:del>
      </w:ins>
      <w:ins w:id="174" w:author="Michael Forrester" w:date="2020-07-08T16:46:00Z">
        <w:del w:id="175" w:author="Nacu Hernandez" w:date="2020-08-07T09:13:00Z">
          <w:r w:rsidRPr="00285796" w:rsidDel="00961D45">
            <w:rPr>
              <w:sz w:val="22"/>
              <w:szCs w:val="22"/>
            </w:rPr>
            <w:delText>icense Agreement</w:delText>
          </w:r>
        </w:del>
      </w:ins>
    </w:p>
    <w:p w14:paraId="1ABC5790" w14:textId="77777777" w:rsidR="00211AD1" w:rsidRPr="00285796" w:rsidRDefault="00211AD1" w:rsidP="00285796">
      <w:pPr>
        <w:ind w:left="720"/>
        <w:jc w:val="both"/>
        <w:rPr>
          <w:sz w:val="22"/>
          <w:szCs w:val="22"/>
        </w:rPr>
      </w:pPr>
    </w:p>
    <w:p w14:paraId="4677E4A9" w14:textId="69B1F127" w:rsidR="00AF3231" w:rsidRPr="00285796" w:rsidRDefault="003E51E4" w:rsidP="00285796">
      <w:pPr>
        <w:ind w:left="1440" w:hanging="720"/>
        <w:jc w:val="both"/>
        <w:rPr>
          <w:sz w:val="22"/>
          <w:szCs w:val="22"/>
        </w:rPr>
      </w:pPr>
      <w:r w:rsidRPr="00285796">
        <w:rPr>
          <w:sz w:val="22"/>
          <w:szCs w:val="22"/>
        </w:rPr>
        <w:t>1</w:t>
      </w:r>
      <w:r w:rsidR="0049486C" w:rsidRPr="00285796">
        <w:rPr>
          <w:sz w:val="22"/>
          <w:szCs w:val="22"/>
        </w:rPr>
        <w:t>6</w:t>
      </w:r>
      <w:r w:rsidR="00EE4F60" w:rsidRPr="00285796">
        <w:rPr>
          <w:sz w:val="22"/>
          <w:szCs w:val="22"/>
        </w:rPr>
        <w:t>.</w:t>
      </w:r>
      <w:r w:rsidR="00EE4F60" w:rsidRPr="00285796">
        <w:rPr>
          <w:sz w:val="22"/>
          <w:szCs w:val="22"/>
        </w:rPr>
        <w:tab/>
      </w:r>
      <w:r w:rsidR="00AF3231" w:rsidRPr="00285796">
        <w:rPr>
          <w:sz w:val="22"/>
          <w:szCs w:val="22"/>
          <w:u w:val="single"/>
        </w:rPr>
        <w:t>Notices</w:t>
      </w:r>
      <w:r w:rsidR="00AF3231" w:rsidRPr="00285796">
        <w:rPr>
          <w:sz w:val="22"/>
          <w:szCs w:val="22"/>
        </w:rPr>
        <w:t>.  Any notice required or contemplated by this Agreement will be in writing and served by certified mail, postage prepaid, by fax (with proof of receipt) or delivered in person, addressed as follows:</w:t>
      </w:r>
    </w:p>
    <w:p w14:paraId="008C0DD3" w14:textId="6A7D5C3A" w:rsidR="003529DD" w:rsidRPr="00285796" w:rsidRDefault="003529DD" w:rsidP="00285796">
      <w:pPr>
        <w:ind w:left="720"/>
        <w:jc w:val="both"/>
        <w:rPr>
          <w:sz w:val="22"/>
          <w:szCs w:val="22"/>
        </w:rPr>
      </w:pPr>
    </w:p>
    <w:p w14:paraId="33D7B61E" w14:textId="1F36A764" w:rsidR="00C32F5D" w:rsidRPr="00285796" w:rsidRDefault="00285B88" w:rsidP="00285796">
      <w:pPr>
        <w:ind w:left="720"/>
        <w:jc w:val="both"/>
        <w:rPr>
          <w:sz w:val="22"/>
          <w:szCs w:val="22"/>
        </w:rPr>
      </w:pPr>
      <w:r w:rsidRPr="00285796">
        <w:rPr>
          <w:sz w:val="22"/>
          <w:szCs w:val="22"/>
        </w:rPr>
        <w:tab/>
        <w:t>If to Buyer:</w:t>
      </w:r>
      <w:r w:rsidRPr="00285796">
        <w:rPr>
          <w:sz w:val="22"/>
          <w:szCs w:val="22"/>
        </w:rPr>
        <w:tab/>
      </w:r>
      <w:r w:rsidR="00FA2EF7" w:rsidRPr="00285796">
        <w:rPr>
          <w:sz w:val="22"/>
          <w:szCs w:val="22"/>
        </w:rPr>
        <w:tab/>
      </w:r>
      <w:r w:rsidR="007478ED" w:rsidRPr="00285796">
        <w:rPr>
          <w:sz w:val="22"/>
          <w:szCs w:val="22"/>
        </w:rPr>
        <w:t xml:space="preserve">Master Builders Solutions US LLC </w:t>
      </w:r>
    </w:p>
    <w:p w14:paraId="17FB16BF" w14:textId="74A71A1C" w:rsidR="00F46D8C" w:rsidRPr="00285796" w:rsidRDefault="007478ED" w:rsidP="00285796">
      <w:pPr>
        <w:ind w:left="2880" w:firstLine="720"/>
        <w:jc w:val="both"/>
        <w:rPr>
          <w:sz w:val="22"/>
          <w:szCs w:val="22"/>
        </w:rPr>
      </w:pPr>
      <w:r w:rsidRPr="00285796">
        <w:rPr>
          <w:sz w:val="22"/>
          <w:szCs w:val="22"/>
        </w:rPr>
        <w:t xml:space="preserve">(by and through its </w:t>
      </w:r>
      <w:proofErr w:type="spellStart"/>
      <w:r w:rsidRPr="00285796">
        <w:rPr>
          <w:sz w:val="22"/>
          <w:szCs w:val="22"/>
        </w:rPr>
        <w:t>Colorbiotics</w:t>
      </w:r>
      <w:proofErr w:type="spellEnd"/>
      <w:r w:rsidR="00C32F5D" w:rsidRPr="00285796">
        <w:rPr>
          <w:sz w:val="22"/>
          <w:szCs w:val="22"/>
        </w:rPr>
        <w:t>®</w:t>
      </w:r>
      <w:r w:rsidRPr="00285796">
        <w:rPr>
          <w:sz w:val="22"/>
          <w:szCs w:val="22"/>
        </w:rPr>
        <w:t xml:space="preserve"> </w:t>
      </w:r>
      <w:r w:rsidR="00F23B2D" w:rsidRPr="00285796">
        <w:rPr>
          <w:sz w:val="22"/>
          <w:szCs w:val="22"/>
        </w:rPr>
        <w:t>business line)</w:t>
      </w:r>
      <w:r w:rsidR="00F46D8C" w:rsidRPr="00285796">
        <w:rPr>
          <w:sz w:val="22"/>
          <w:szCs w:val="22"/>
        </w:rPr>
        <w:t xml:space="preserve"> </w:t>
      </w:r>
    </w:p>
    <w:p w14:paraId="16A44E9E" w14:textId="23ABFCC5" w:rsidR="00F46D8C" w:rsidRPr="00285796" w:rsidRDefault="00F46D8C"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r>
      <w:r w:rsidR="002B6530" w:rsidRPr="00285796">
        <w:rPr>
          <w:sz w:val="22"/>
          <w:szCs w:val="22"/>
        </w:rPr>
        <w:t>1725 Dayton Avenue</w:t>
      </w:r>
    </w:p>
    <w:p w14:paraId="3868CF57" w14:textId="34E8CC2F" w:rsidR="00F46D8C" w:rsidRPr="00285796" w:rsidRDefault="00F46D8C"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r>
      <w:r w:rsidR="002B6530" w:rsidRPr="00285796">
        <w:rPr>
          <w:sz w:val="22"/>
          <w:szCs w:val="22"/>
        </w:rPr>
        <w:t>Ames, IA  50010</w:t>
      </w:r>
      <w:r w:rsidR="0060684A" w:rsidRPr="00285796">
        <w:rPr>
          <w:sz w:val="22"/>
          <w:szCs w:val="22"/>
        </w:rPr>
        <w:t xml:space="preserve"> </w:t>
      </w:r>
      <w:r w:rsidR="00285B88" w:rsidRPr="00285796">
        <w:rPr>
          <w:sz w:val="22"/>
          <w:szCs w:val="22"/>
        </w:rPr>
        <w:tab/>
      </w:r>
      <w:r w:rsidR="00285B88" w:rsidRPr="00285796">
        <w:rPr>
          <w:sz w:val="22"/>
          <w:szCs w:val="22"/>
        </w:rPr>
        <w:tab/>
      </w:r>
      <w:r w:rsidR="00285B88" w:rsidRPr="00285796">
        <w:rPr>
          <w:sz w:val="22"/>
          <w:szCs w:val="22"/>
        </w:rPr>
        <w:tab/>
      </w:r>
      <w:r w:rsidR="00FA2EF7" w:rsidRPr="00285796">
        <w:rPr>
          <w:sz w:val="22"/>
          <w:szCs w:val="22"/>
        </w:rPr>
        <w:tab/>
      </w:r>
      <w:r w:rsidRPr="00285796">
        <w:rPr>
          <w:sz w:val="22"/>
          <w:szCs w:val="22"/>
        </w:rPr>
        <w:tab/>
      </w:r>
      <w:r w:rsidRPr="00285796">
        <w:rPr>
          <w:sz w:val="22"/>
          <w:szCs w:val="22"/>
        </w:rPr>
        <w:tab/>
      </w:r>
      <w:r w:rsidRPr="00285796">
        <w:rPr>
          <w:sz w:val="22"/>
          <w:szCs w:val="22"/>
        </w:rPr>
        <w:tab/>
      </w:r>
      <w:r w:rsidRPr="00285796">
        <w:rPr>
          <w:sz w:val="22"/>
          <w:szCs w:val="22"/>
        </w:rPr>
        <w:tab/>
      </w:r>
      <w:r w:rsidR="00C32F5D" w:rsidRPr="00285796">
        <w:rPr>
          <w:sz w:val="22"/>
          <w:szCs w:val="22"/>
        </w:rPr>
        <w:tab/>
      </w:r>
      <w:r w:rsidR="00C32F5D" w:rsidRPr="00285796">
        <w:rPr>
          <w:sz w:val="22"/>
          <w:szCs w:val="22"/>
        </w:rPr>
        <w:tab/>
      </w:r>
      <w:r w:rsidR="00285B88" w:rsidRPr="00285796">
        <w:rPr>
          <w:sz w:val="22"/>
          <w:szCs w:val="22"/>
        </w:rPr>
        <w:t>Attention:</w:t>
      </w:r>
      <w:r w:rsidR="00313716" w:rsidRPr="00285796">
        <w:rPr>
          <w:sz w:val="22"/>
          <w:szCs w:val="22"/>
        </w:rPr>
        <w:t xml:space="preserve"> </w:t>
      </w:r>
      <w:r w:rsidR="0060684A" w:rsidRPr="00285796">
        <w:rPr>
          <w:sz w:val="22"/>
          <w:szCs w:val="22"/>
        </w:rPr>
        <w:t xml:space="preserve">Kent </w:t>
      </w:r>
      <w:proofErr w:type="spellStart"/>
      <w:r w:rsidR="0060684A" w:rsidRPr="00285796">
        <w:rPr>
          <w:sz w:val="22"/>
          <w:szCs w:val="22"/>
        </w:rPr>
        <w:t>Rotert</w:t>
      </w:r>
      <w:proofErr w:type="spellEnd"/>
    </w:p>
    <w:p w14:paraId="27E706D3" w14:textId="73A62803" w:rsidR="00F46D8C" w:rsidRPr="00285796" w:rsidRDefault="00285B88" w:rsidP="00285796">
      <w:pPr>
        <w:autoSpaceDE w:val="0"/>
        <w:autoSpaceDN w:val="0"/>
        <w:adjustRightInd w:val="0"/>
        <w:jc w:val="both"/>
        <w:rPr>
          <w:color w:val="000000"/>
          <w:sz w:val="22"/>
          <w:szCs w:val="22"/>
          <w:lang w:eastAsia="ko-KR"/>
        </w:rPr>
      </w:pPr>
      <w:r w:rsidRPr="00285796">
        <w:rPr>
          <w:sz w:val="22"/>
          <w:szCs w:val="22"/>
        </w:rPr>
        <w:tab/>
      </w:r>
      <w:r w:rsidRPr="00285796">
        <w:rPr>
          <w:sz w:val="22"/>
          <w:szCs w:val="22"/>
        </w:rPr>
        <w:tab/>
      </w:r>
      <w:r w:rsidRPr="00285796">
        <w:rPr>
          <w:sz w:val="22"/>
          <w:szCs w:val="22"/>
        </w:rPr>
        <w:tab/>
      </w:r>
      <w:r w:rsidR="00FA2EF7" w:rsidRPr="00285796">
        <w:rPr>
          <w:sz w:val="22"/>
          <w:szCs w:val="22"/>
        </w:rPr>
        <w:tab/>
      </w:r>
      <w:r w:rsidR="00F46D8C" w:rsidRPr="00285796">
        <w:rPr>
          <w:sz w:val="22"/>
          <w:szCs w:val="22"/>
        </w:rPr>
        <w:tab/>
      </w:r>
      <w:r w:rsidR="00313716" w:rsidRPr="00285796">
        <w:rPr>
          <w:sz w:val="22"/>
          <w:szCs w:val="22"/>
        </w:rPr>
        <w:t xml:space="preserve">Phone:  </w:t>
      </w:r>
    </w:p>
    <w:p w14:paraId="64FD9016" w14:textId="72289BD3" w:rsidR="00285B88" w:rsidRPr="00285796" w:rsidRDefault="00F46D8C"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00FA2EF7" w:rsidRPr="00285796">
        <w:rPr>
          <w:sz w:val="22"/>
          <w:szCs w:val="22"/>
        </w:rPr>
        <w:tab/>
      </w:r>
      <w:r w:rsidR="00285B88" w:rsidRPr="00285796">
        <w:rPr>
          <w:sz w:val="22"/>
          <w:szCs w:val="22"/>
        </w:rPr>
        <w:t>Fax:</w:t>
      </w:r>
      <w:r w:rsidR="00313716" w:rsidRPr="00285796">
        <w:rPr>
          <w:sz w:val="22"/>
          <w:szCs w:val="22"/>
        </w:rPr>
        <w:t xml:space="preserve">  </w:t>
      </w:r>
      <w:r w:rsidR="00313716" w:rsidRPr="00285796">
        <w:rPr>
          <w:sz w:val="22"/>
          <w:szCs w:val="22"/>
          <w:u w:val="single"/>
        </w:rPr>
        <w:tab/>
      </w:r>
      <w:r w:rsidR="00313716" w:rsidRPr="00285796">
        <w:rPr>
          <w:sz w:val="22"/>
          <w:szCs w:val="22"/>
          <w:u w:val="single"/>
        </w:rPr>
        <w:tab/>
      </w:r>
      <w:r w:rsidR="00313716" w:rsidRPr="00285796">
        <w:rPr>
          <w:sz w:val="22"/>
          <w:szCs w:val="22"/>
          <w:u w:val="single"/>
        </w:rPr>
        <w:tab/>
      </w:r>
      <w:r w:rsidR="00313716" w:rsidRPr="00285796">
        <w:rPr>
          <w:sz w:val="22"/>
          <w:szCs w:val="22"/>
          <w:u w:val="single"/>
        </w:rPr>
        <w:tab/>
      </w:r>
    </w:p>
    <w:p w14:paraId="6E8D881C" w14:textId="1AEED462" w:rsidR="00285B88" w:rsidRPr="00285796" w:rsidRDefault="00285B88" w:rsidP="00285796">
      <w:pPr>
        <w:ind w:left="720"/>
        <w:jc w:val="both"/>
        <w:rPr>
          <w:sz w:val="22"/>
          <w:szCs w:val="22"/>
        </w:rPr>
      </w:pPr>
    </w:p>
    <w:p w14:paraId="46AB9E7F" w14:textId="25A5E23D" w:rsidR="00FA2EF7" w:rsidRPr="00285796" w:rsidRDefault="00FA2EF7" w:rsidP="00285796">
      <w:pPr>
        <w:ind w:left="720"/>
        <w:jc w:val="both"/>
        <w:rPr>
          <w:sz w:val="22"/>
          <w:szCs w:val="22"/>
        </w:rPr>
      </w:pPr>
      <w:r w:rsidRPr="00285796">
        <w:rPr>
          <w:sz w:val="22"/>
          <w:szCs w:val="22"/>
        </w:rPr>
        <w:tab/>
        <w:t>With a copy to:</w:t>
      </w:r>
      <w:r w:rsidR="00313716" w:rsidRPr="00285796">
        <w:rPr>
          <w:sz w:val="22"/>
          <w:szCs w:val="22"/>
        </w:rPr>
        <w:t xml:space="preserve"> </w:t>
      </w:r>
      <w:r w:rsidR="00313716" w:rsidRPr="00285796">
        <w:rPr>
          <w:sz w:val="22"/>
          <w:szCs w:val="22"/>
        </w:rPr>
        <w:tab/>
      </w:r>
      <w:r w:rsidR="0060684A" w:rsidRPr="00285796">
        <w:rPr>
          <w:sz w:val="22"/>
          <w:szCs w:val="22"/>
        </w:rPr>
        <w:t>Master Builders Solutions US LLC</w:t>
      </w:r>
    </w:p>
    <w:p w14:paraId="40EC3F96" w14:textId="56084106" w:rsidR="00FA2EF7" w:rsidRPr="00285796" w:rsidRDefault="00FA2EF7"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23700 Chagrin Boulevard</w:t>
      </w:r>
    </w:p>
    <w:p w14:paraId="425021FA" w14:textId="0A1CD4C5" w:rsidR="00FA2EF7" w:rsidRPr="00285796" w:rsidRDefault="00FA2EF7"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Cleveland, Ohio 44122-5554</w:t>
      </w:r>
    </w:p>
    <w:p w14:paraId="17344E69" w14:textId="2E0EAAF4" w:rsidR="00FA2EF7" w:rsidRPr="00285796" w:rsidRDefault="000D49BC"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 xml:space="preserve">Attention: </w:t>
      </w:r>
      <w:r w:rsidR="0060684A" w:rsidRPr="00285796">
        <w:rPr>
          <w:sz w:val="22"/>
          <w:szCs w:val="22"/>
        </w:rPr>
        <w:t xml:space="preserve">General </w:t>
      </w:r>
      <w:r w:rsidR="00FA2EF7" w:rsidRPr="00285796">
        <w:rPr>
          <w:sz w:val="22"/>
          <w:szCs w:val="22"/>
        </w:rPr>
        <w:t>Counsel</w:t>
      </w:r>
    </w:p>
    <w:p w14:paraId="4CB0DCC6" w14:textId="25895436" w:rsidR="007B5204" w:rsidRPr="00285796" w:rsidRDefault="007B5204"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Phone:  216-869-7500</w:t>
      </w:r>
    </w:p>
    <w:p w14:paraId="38126E79" w14:textId="10DBEEC8" w:rsidR="007B5204" w:rsidRPr="00285796" w:rsidRDefault="007B5204"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Fax:  216-839-8813</w:t>
      </w:r>
    </w:p>
    <w:p w14:paraId="3624E9EE" w14:textId="60641C5C" w:rsidR="00FA2EF7" w:rsidRPr="00285796" w:rsidRDefault="00FA2EF7" w:rsidP="00285796">
      <w:pPr>
        <w:ind w:left="720"/>
        <w:jc w:val="both"/>
        <w:rPr>
          <w:sz w:val="22"/>
          <w:szCs w:val="22"/>
        </w:rPr>
      </w:pPr>
    </w:p>
    <w:p w14:paraId="412F1E5C" w14:textId="67D699FC" w:rsidR="00E444F1" w:rsidRPr="00285796" w:rsidRDefault="00FA2EF7" w:rsidP="00285796">
      <w:pPr>
        <w:ind w:left="720"/>
        <w:jc w:val="both"/>
        <w:rPr>
          <w:sz w:val="22"/>
          <w:szCs w:val="22"/>
        </w:rPr>
      </w:pPr>
      <w:r w:rsidRPr="00285796">
        <w:rPr>
          <w:sz w:val="22"/>
          <w:szCs w:val="22"/>
        </w:rPr>
        <w:tab/>
      </w:r>
    </w:p>
    <w:p w14:paraId="47AC9387" w14:textId="3FC231AC" w:rsidR="000D49BC" w:rsidRPr="00285796" w:rsidRDefault="00E444F1" w:rsidP="00285796">
      <w:pPr>
        <w:ind w:left="720" w:firstLine="720"/>
        <w:jc w:val="both"/>
        <w:rPr>
          <w:sz w:val="22"/>
          <w:szCs w:val="22"/>
        </w:rPr>
      </w:pPr>
      <w:r w:rsidRPr="00285796">
        <w:rPr>
          <w:sz w:val="22"/>
          <w:szCs w:val="22"/>
        </w:rPr>
        <w:br w:type="page"/>
      </w:r>
      <w:r w:rsidR="00FA2EF7" w:rsidRPr="00285796">
        <w:rPr>
          <w:sz w:val="22"/>
          <w:szCs w:val="22"/>
        </w:rPr>
        <w:lastRenderedPageBreak/>
        <w:t>If to Seller:</w:t>
      </w:r>
      <w:r w:rsidR="00FA2EF7" w:rsidRPr="00285796">
        <w:rPr>
          <w:sz w:val="22"/>
          <w:szCs w:val="22"/>
        </w:rPr>
        <w:tab/>
      </w:r>
      <w:r w:rsidR="00FA2EF7" w:rsidRPr="00285796">
        <w:rPr>
          <w:sz w:val="22"/>
          <w:szCs w:val="22"/>
        </w:rPr>
        <w:tab/>
      </w:r>
      <w:r w:rsidR="0060684A" w:rsidRPr="00285796">
        <w:rPr>
          <w:sz w:val="22"/>
          <w:szCs w:val="22"/>
        </w:rPr>
        <w:t>SoyLei Technologies</w:t>
      </w:r>
    </w:p>
    <w:p w14:paraId="42A46F4B" w14:textId="0D20AEAD" w:rsidR="007E3A4A" w:rsidRPr="00285796" w:rsidRDefault="007E3A4A"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r>
      <w:r w:rsidR="0060684A" w:rsidRPr="00285796">
        <w:rPr>
          <w:sz w:val="22"/>
          <w:szCs w:val="22"/>
        </w:rPr>
        <w:t>490 Town Engineering Building</w:t>
      </w:r>
    </w:p>
    <w:p w14:paraId="394E7480" w14:textId="49974D1D" w:rsidR="00313716" w:rsidRPr="00285796" w:rsidRDefault="00FA2EF7" w:rsidP="00285796">
      <w:pPr>
        <w:ind w:left="720"/>
        <w:jc w:val="both"/>
        <w:rPr>
          <w:sz w:val="22"/>
          <w:szCs w:val="22"/>
          <w:u w:val="single"/>
        </w:rPr>
      </w:pPr>
      <w:r w:rsidRPr="00285796">
        <w:rPr>
          <w:sz w:val="22"/>
          <w:szCs w:val="22"/>
        </w:rPr>
        <w:tab/>
      </w:r>
      <w:r w:rsidRPr="00285796">
        <w:rPr>
          <w:sz w:val="22"/>
          <w:szCs w:val="22"/>
        </w:rPr>
        <w:tab/>
      </w:r>
      <w:r w:rsidRPr="00285796">
        <w:rPr>
          <w:sz w:val="22"/>
          <w:szCs w:val="22"/>
        </w:rPr>
        <w:tab/>
      </w:r>
      <w:r w:rsidRPr="00285796">
        <w:rPr>
          <w:sz w:val="22"/>
          <w:szCs w:val="22"/>
        </w:rPr>
        <w:tab/>
      </w:r>
      <w:r w:rsidR="0060684A" w:rsidRPr="00285796">
        <w:rPr>
          <w:sz w:val="22"/>
          <w:szCs w:val="22"/>
        </w:rPr>
        <w:t>Ames, IA  55011</w:t>
      </w:r>
    </w:p>
    <w:p w14:paraId="11D82DB1" w14:textId="6DF1C1F5" w:rsidR="003C72D0" w:rsidRPr="00285796" w:rsidRDefault="00313716" w:rsidP="00285796">
      <w:pPr>
        <w:ind w:left="2880" w:firstLine="720"/>
        <w:jc w:val="both"/>
        <w:rPr>
          <w:sz w:val="22"/>
          <w:szCs w:val="22"/>
          <w:u w:val="single"/>
        </w:rPr>
      </w:pPr>
      <w:r w:rsidRPr="00285796">
        <w:rPr>
          <w:sz w:val="22"/>
          <w:szCs w:val="22"/>
        </w:rPr>
        <w:t xml:space="preserve">Attention: </w:t>
      </w:r>
    </w:p>
    <w:p w14:paraId="2D5D94F3" w14:textId="2709B021" w:rsidR="007E3A4A" w:rsidRPr="00285796" w:rsidRDefault="00313716"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 xml:space="preserve">Phone:  </w:t>
      </w:r>
    </w:p>
    <w:p w14:paraId="7A280A36" w14:textId="041413B9" w:rsidR="00313716" w:rsidRPr="00285796" w:rsidRDefault="00313716" w:rsidP="00285796">
      <w:pPr>
        <w:ind w:left="720"/>
        <w:jc w:val="both"/>
        <w:rPr>
          <w:sz w:val="22"/>
          <w:szCs w:val="22"/>
          <w:u w:val="single"/>
        </w:rPr>
      </w:pPr>
      <w:r w:rsidRPr="00285796">
        <w:rPr>
          <w:sz w:val="22"/>
          <w:szCs w:val="22"/>
        </w:rPr>
        <w:tab/>
      </w:r>
      <w:r w:rsidRPr="00285796">
        <w:rPr>
          <w:sz w:val="22"/>
          <w:szCs w:val="22"/>
        </w:rPr>
        <w:tab/>
      </w:r>
      <w:r w:rsidRPr="00285796">
        <w:rPr>
          <w:sz w:val="22"/>
          <w:szCs w:val="22"/>
        </w:rPr>
        <w:tab/>
      </w:r>
      <w:r w:rsidRPr="00285796">
        <w:rPr>
          <w:sz w:val="22"/>
          <w:szCs w:val="22"/>
        </w:rPr>
        <w:tab/>
        <w:t xml:space="preserve">Fax:  </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p>
    <w:p w14:paraId="6D1CB4F2" w14:textId="11456166" w:rsidR="00E47D7D" w:rsidRPr="00285796" w:rsidRDefault="00E47D7D" w:rsidP="00285796">
      <w:pPr>
        <w:ind w:left="720"/>
        <w:jc w:val="both"/>
        <w:rPr>
          <w:sz w:val="22"/>
          <w:szCs w:val="22"/>
          <w:u w:val="single"/>
        </w:rPr>
      </w:pPr>
    </w:p>
    <w:p w14:paraId="4F66BDF6" w14:textId="2DB63A95" w:rsidR="00FA2EF7" w:rsidRPr="00285796" w:rsidRDefault="00FA2EF7" w:rsidP="00285796">
      <w:pPr>
        <w:ind w:left="720"/>
        <w:jc w:val="both"/>
        <w:rPr>
          <w:sz w:val="22"/>
          <w:szCs w:val="22"/>
        </w:rPr>
      </w:pPr>
    </w:p>
    <w:p w14:paraId="339271AA" w14:textId="7C7F527B" w:rsidR="00AF3231" w:rsidRPr="00285796" w:rsidRDefault="003E51E4" w:rsidP="00285796">
      <w:pPr>
        <w:ind w:left="1440" w:hanging="720"/>
        <w:jc w:val="both"/>
        <w:rPr>
          <w:sz w:val="22"/>
          <w:szCs w:val="22"/>
        </w:rPr>
      </w:pPr>
      <w:r w:rsidRPr="00285796">
        <w:rPr>
          <w:sz w:val="22"/>
          <w:szCs w:val="22"/>
        </w:rPr>
        <w:t>1</w:t>
      </w:r>
      <w:r w:rsidR="0049486C" w:rsidRPr="00285796">
        <w:rPr>
          <w:sz w:val="22"/>
          <w:szCs w:val="22"/>
        </w:rPr>
        <w:t>7</w:t>
      </w:r>
      <w:r w:rsidR="001552D6" w:rsidRPr="00285796">
        <w:rPr>
          <w:sz w:val="22"/>
          <w:szCs w:val="22"/>
        </w:rPr>
        <w:t>.</w:t>
      </w:r>
      <w:r w:rsidR="001552D6" w:rsidRPr="00285796">
        <w:rPr>
          <w:sz w:val="22"/>
          <w:szCs w:val="22"/>
        </w:rPr>
        <w:tab/>
      </w:r>
      <w:r w:rsidR="00AF3231" w:rsidRPr="00285796">
        <w:rPr>
          <w:sz w:val="22"/>
          <w:szCs w:val="22"/>
          <w:u w:val="single"/>
        </w:rPr>
        <w:t>Modification</w:t>
      </w:r>
      <w:r w:rsidR="00AF3231" w:rsidRPr="00285796">
        <w:rPr>
          <w:sz w:val="22"/>
          <w:szCs w:val="22"/>
        </w:rPr>
        <w:t>.  This Agreement may only be modified by written instrument signed by both parties.</w:t>
      </w:r>
    </w:p>
    <w:p w14:paraId="141F64CC" w14:textId="3B8C4420" w:rsidR="00AF3231" w:rsidRPr="00285796" w:rsidRDefault="00AF3231" w:rsidP="00285796">
      <w:pPr>
        <w:tabs>
          <w:tab w:val="left" w:pos="720"/>
          <w:tab w:val="left" w:pos="1440"/>
        </w:tabs>
        <w:ind w:left="1440" w:hanging="720"/>
        <w:jc w:val="both"/>
        <w:rPr>
          <w:sz w:val="22"/>
          <w:szCs w:val="22"/>
        </w:rPr>
      </w:pPr>
    </w:p>
    <w:p w14:paraId="136A9804" w14:textId="08D86D39" w:rsidR="00AF3231" w:rsidRPr="00285796" w:rsidRDefault="003E51E4" w:rsidP="00285796">
      <w:pPr>
        <w:ind w:left="1440" w:hanging="720"/>
        <w:jc w:val="both"/>
        <w:rPr>
          <w:sz w:val="22"/>
          <w:szCs w:val="22"/>
        </w:rPr>
      </w:pPr>
      <w:r w:rsidRPr="00285796">
        <w:rPr>
          <w:sz w:val="22"/>
          <w:szCs w:val="22"/>
        </w:rPr>
        <w:t>1</w:t>
      </w:r>
      <w:r w:rsidR="0049486C" w:rsidRPr="00285796">
        <w:rPr>
          <w:sz w:val="22"/>
          <w:szCs w:val="22"/>
        </w:rPr>
        <w:t>8</w:t>
      </w:r>
      <w:r w:rsidR="001552D6" w:rsidRPr="00285796">
        <w:rPr>
          <w:sz w:val="22"/>
          <w:szCs w:val="22"/>
        </w:rPr>
        <w:t>.</w:t>
      </w:r>
      <w:r w:rsidR="001552D6" w:rsidRPr="00285796">
        <w:rPr>
          <w:sz w:val="22"/>
          <w:szCs w:val="22"/>
        </w:rPr>
        <w:tab/>
      </w:r>
      <w:r w:rsidR="00AF3231" w:rsidRPr="00285796">
        <w:rPr>
          <w:sz w:val="22"/>
          <w:szCs w:val="22"/>
          <w:u w:val="single"/>
        </w:rPr>
        <w:t>Waiver</w:t>
      </w:r>
      <w:r w:rsidR="00AF3231" w:rsidRPr="00285796">
        <w:rPr>
          <w:sz w:val="22"/>
          <w:szCs w:val="22"/>
        </w:rPr>
        <w:t xml:space="preserve">.  No act, omission or oral statement </w:t>
      </w:r>
      <w:r w:rsidR="00E94364" w:rsidRPr="00285796">
        <w:rPr>
          <w:sz w:val="22"/>
          <w:szCs w:val="22"/>
        </w:rPr>
        <w:t xml:space="preserve">by either party </w:t>
      </w:r>
      <w:r w:rsidR="00AF3231" w:rsidRPr="00285796">
        <w:rPr>
          <w:sz w:val="22"/>
          <w:szCs w:val="22"/>
        </w:rPr>
        <w:t xml:space="preserve">will constitute a waiver </w:t>
      </w:r>
      <w:r w:rsidR="00E94364" w:rsidRPr="00285796">
        <w:rPr>
          <w:sz w:val="22"/>
          <w:szCs w:val="22"/>
        </w:rPr>
        <w:t xml:space="preserve">any right under this Agreement </w:t>
      </w:r>
      <w:r w:rsidR="00AF3231" w:rsidRPr="00285796">
        <w:rPr>
          <w:sz w:val="22"/>
          <w:szCs w:val="22"/>
        </w:rPr>
        <w:t xml:space="preserve">unless confirmed in writing by the waiving party.  No such waiver by either party will be deemed to be a waiver of </w:t>
      </w:r>
      <w:r w:rsidR="00E94364" w:rsidRPr="00285796">
        <w:rPr>
          <w:sz w:val="22"/>
          <w:szCs w:val="22"/>
        </w:rPr>
        <w:t xml:space="preserve">any subsequent enforcement of any previously waived term or condition of this Agreement or </w:t>
      </w:r>
      <w:r w:rsidR="00AF3231" w:rsidRPr="00285796">
        <w:rPr>
          <w:sz w:val="22"/>
          <w:szCs w:val="22"/>
        </w:rPr>
        <w:t xml:space="preserve">any </w:t>
      </w:r>
      <w:r w:rsidR="00E94364" w:rsidRPr="00285796">
        <w:rPr>
          <w:sz w:val="22"/>
          <w:szCs w:val="22"/>
        </w:rPr>
        <w:t xml:space="preserve">subsequent breach of this Agreement </w:t>
      </w:r>
      <w:r w:rsidR="00AF3231" w:rsidRPr="00285796">
        <w:rPr>
          <w:sz w:val="22"/>
          <w:szCs w:val="22"/>
        </w:rPr>
        <w:t>unless specifically so stated in writing.</w:t>
      </w:r>
    </w:p>
    <w:p w14:paraId="7B5683E0" w14:textId="77777777" w:rsidR="00AF3231" w:rsidRPr="00285796" w:rsidRDefault="00AF3231" w:rsidP="00285796">
      <w:pPr>
        <w:tabs>
          <w:tab w:val="left" w:pos="720"/>
          <w:tab w:val="left" w:pos="1440"/>
        </w:tabs>
        <w:ind w:left="1440" w:hanging="720"/>
        <w:jc w:val="both"/>
        <w:rPr>
          <w:sz w:val="22"/>
          <w:szCs w:val="22"/>
        </w:rPr>
      </w:pPr>
    </w:p>
    <w:p w14:paraId="410E31F2" w14:textId="4D482F6B" w:rsidR="00AF3231" w:rsidRPr="00285796" w:rsidRDefault="003E51E4" w:rsidP="00285796">
      <w:pPr>
        <w:ind w:left="1440" w:hanging="720"/>
        <w:jc w:val="both"/>
        <w:rPr>
          <w:sz w:val="22"/>
          <w:szCs w:val="22"/>
        </w:rPr>
      </w:pPr>
      <w:r w:rsidRPr="00285796">
        <w:rPr>
          <w:sz w:val="22"/>
          <w:szCs w:val="22"/>
        </w:rPr>
        <w:t>1</w:t>
      </w:r>
      <w:r w:rsidR="0049486C" w:rsidRPr="00285796">
        <w:rPr>
          <w:sz w:val="22"/>
          <w:szCs w:val="22"/>
        </w:rPr>
        <w:t>9</w:t>
      </w:r>
      <w:r w:rsidR="001552D6" w:rsidRPr="00285796">
        <w:rPr>
          <w:sz w:val="22"/>
          <w:szCs w:val="22"/>
        </w:rPr>
        <w:t>.</w:t>
      </w:r>
      <w:r w:rsidR="001552D6" w:rsidRPr="00285796">
        <w:rPr>
          <w:sz w:val="22"/>
          <w:szCs w:val="22"/>
        </w:rPr>
        <w:tab/>
      </w:r>
      <w:r w:rsidR="00AF3231" w:rsidRPr="00285796">
        <w:rPr>
          <w:sz w:val="22"/>
          <w:szCs w:val="22"/>
          <w:u w:val="single"/>
        </w:rPr>
        <w:t xml:space="preserve">Sales of Materials to Buyer </w:t>
      </w:r>
      <w:r w:rsidR="005B32A9" w:rsidRPr="00285796">
        <w:rPr>
          <w:sz w:val="22"/>
          <w:szCs w:val="22"/>
          <w:u w:val="single"/>
        </w:rPr>
        <w:t>u</w:t>
      </w:r>
      <w:r w:rsidR="00AF3231" w:rsidRPr="00285796">
        <w:rPr>
          <w:sz w:val="22"/>
          <w:szCs w:val="22"/>
          <w:u w:val="single"/>
        </w:rPr>
        <w:t>pon Termination</w:t>
      </w:r>
      <w:r w:rsidR="00AF3231" w:rsidRPr="00285796">
        <w:rPr>
          <w:sz w:val="22"/>
          <w:szCs w:val="22"/>
        </w:rPr>
        <w:t xml:space="preserve">.  In the event of termination of this Agreement for any reason, Buyer will </w:t>
      </w:r>
      <w:r w:rsidR="00E47D7D" w:rsidRPr="00285796">
        <w:rPr>
          <w:sz w:val="22"/>
          <w:szCs w:val="22"/>
        </w:rPr>
        <w:t xml:space="preserve">promptly </w:t>
      </w:r>
      <w:r w:rsidR="00AF3231" w:rsidRPr="00285796">
        <w:rPr>
          <w:sz w:val="22"/>
          <w:szCs w:val="22"/>
        </w:rPr>
        <w:t xml:space="preserve">purchase from Seller all of Buyer’s remaining </w:t>
      </w:r>
      <w:r w:rsidR="002451C8" w:rsidRPr="00285796">
        <w:rPr>
          <w:sz w:val="22"/>
          <w:szCs w:val="22"/>
        </w:rPr>
        <w:t>Product</w:t>
      </w:r>
      <w:r w:rsidR="00AF3231" w:rsidRPr="00285796">
        <w:rPr>
          <w:sz w:val="22"/>
          <w:szCs w:val="22"/>
        </w:rPr>
        <w:t xml:space="preserve"> which Seller specifically purchased to fulfill its obligation under this Agreement</w:t>
      </w:r>
      <w:r w:rsidR="00E94364" w:rsidRPr="00285796">
        <w:rPr>
          <w:sz w:val="22"/>
          <w:szCs w:val="22"/>
        </w:rPr>
        <w:t xml:space="preserve"> at the prices paid by Seller</w:t>
      </w:r>
      <w:r w:rsidR="00AF3231" w:rsidRPr="00285796">
        <w:rPr>
          <w:sz w:val="22"/>
          <w:szCs w:val="22"/>
        </w:rPr>
        <w:t xml:space="preserve">. </w:t>
      </w:r>
    </w:p>
    <w:p w14:paraId="589ED745" w14:textId="77777777" w:rsidR="00AF3231" w:rsidRPr="00285796" w:rsidRDefault="00AF3231" w:rsidP="00285796">
      <w:pPr>
        <w:tabs>
          <w:tab w:val="left" w:pos="720"/>
          <w:tab w:val="left" w:pos="1440"/>
        </w:tabs>
        <w:ind w:left="1440" w:hanging="720"/>
        <w:jc w:val="both"/>
        <w:rPr>
          <w:sz w:val="22"/>
          <w:szCs w:val="22"/>
        </w:rPr>
      </w:pPr>
    </w:p>
    <w:p w14:paraId="60B56168" w14:textId="65500272" w:rsidR="00AF3231" w:rsidRPr="00285796" w:rsidRDefault="0049486C" w:rsidP="00285796">
      <w:pPr>
        <w:ind w:left="1440" w:hanging="720"/>
        <w:jc w:val="both"/>
        <w:rPr>
          <w:sz w:val="22"/>
          <w:szCs w:val="22"/>
        </w:rPr>
      </w:pPr>
      <w:r w:rsidRPr="00285796">
        <w:rPr>
          <w:sz w:val="22"/>
          <w:szCs w:val="22"/>
        </w:rPr>
        <w:t>20</w:t>
      </w:r>
      <w:r w:rsidR="001552D6" w:rsidRPr="00285796">
        <w:rPr>
          <w:sz w:val="22"/>
          <w:szCs w:val="22"/>
        </w:rPr>
        <w:t>.</w:t>
      </w:r>
      <w:r w:rsidR="001552D6" w:rsidRPr="00285796">
        <w:rPr>
          <w:sz w:val="22"/>
          <w:szCs w:val="22"/>
        </w:rPr>
        <w:tab/>
      </w:r>
      <w:r w:rsidR="00AF3231" w:rsidRPr="00285796">
        <w:rPr>
          <w:sz w:val="22"/>
          <w:szCs w:val="22"/>
          <w:u w:val="single"/>
        </w:rPr>
        <w:t>Obligations Survive</w:t>
      </w:r>
      <w:r w:rsidR="00AF3231" w:rsidRPr="00285796">
        <w:rPr>
          <w:sz w:val="22"/>
          <w:szCs w:val="22"/>
        </w:rPr>
        <w:t>.  All obligations arising prior to the termination of this Agreement</w:t>
      </w:r>
      <w:r w:rsidR="001B44B4" w:rsidRPr="00285796">
        <w:rPr>
          <w:sz w:val="22"/>
          <w:szCs w:val="22"/>
        </w:rPr>
        <w:t>, but not yet satisfied,</w:t>
      </w:r>
      <w:r w:rsidR="00AF3231" w:rsidRPr="00285796">
        <w:rPr>
          <w:sz w:val="22"/>
          <w:szCs w:val="22"/>
        </w:rPr>
        <w:t xml:space="preserve"> </w:t>
      </w:r>
      <w:r w:rsidR="00AF3231" w:rsidRPr="00285796">
        <w:rPr>
          <w:color w:val="000000"/>
          <w:sz w:val="22"/>
          <w:szCs w:val="22"/>
        </w:rPr>
        <w:t xml:space="preserve">all provisions </w:t>
      </w:r>
      <w:r w:rsidR="001B44B4" w:rsidRPr="00285796">
        <w:rPr>
          <w:color w:val="000000"/>
          <w:sz w:val="22"/>
          <w:szCs w:val="22"/>
        </w:rPr>
        <w:t>relating to</w:t>
      </w:r>
      <w:r w:rsidR="00AF3231" w:rsidRPr="00285796">
        <w:rPr>
          <w:color w:val="000000"/>
          <w:sz w:val="22"/>
          <w:szCs w:val="22"/>
        </w:rPr>
        <w:t xml:space="preserve"> confidentiality and proprietary information,</w:t>
      </w:r>
      <w:r w:rsidR="00AF3231" w:rsidRPr="00285796">
        <w:rPr>
          <w:color w:val="FF0000"/>
          <w:sz w:val="22"/>
          <w:szCs w:val="22"/>
        </w:rPr>
        <w:t xml:space="preserve"> </w:t>
      </w:r>
      <w:r w:rsidR="00AF3231" w:rsidRPr="00285796">
        <w:rPr>
          <w:sz w:val="22"/>
          <w:szCs w:val="22"/>
        </w:rPr>
        <w:t>and all provisions of the Agreement allocating responsibility or liability between Buyer and Seller will survive the termination of the Agreement.</w:t>
      </w:r>
    </w:p>
    <w:p w14:paraId="2966CFD7" w14:textId="77777777" w:rsidR="00AF3231" w:rsidRPr="00285796" w:rsidRDefault="00AF3231" w:rsidP="00285796">
      <w:pPr>
        <w:ind w:left="1440" w:hanging="720"/>
        <w:jc w:val="both"/>
        <w:rPr>
          <w:sz w:val="22"/>
          <w:szCs w:val="22"/>
        </w:rPr>
      </w:pPr>
    </w:p>
    <w:p w14:paraId="684024A6" w14:textId="4F1128BB" w:rsidR="00AF3231" w:rsidRPr="00285796" w:rsidRDefault="003E51E4" w:rsidP="00285796">
      <w:pPr>
        <w:tabs>
          <w:tab w:val="num" w:pos="1440"/>
        </w:tabs>
        <w:ind w:left="1440" w:hanging="720"/>
        <w:jc w:val="both"/>
        <w:rPr>
          <w:sz w:val="22"/>
          <w:szCs w:val="22"/>
        </w:rPr>
      </w:pPr>
      <w:r w:rsidRPr="00285796">
        <w:rPr>
          <w:sz w:val="22"/>
          <w:szCs w:val="22"/>
        </w:rPr>
        <w:t>2</w:t>
      </w:r>
      <w:r w:rsidR="0049486C" w:rsidRPr="00285796">
        <w:rPr>
          <w:sz w:val="22"/>
          <w:szCs w:val="22"/>
        </w:rPr>
        <w:t>1</w:t>
      </w:r>
      <w:r w:rsidR="00265A37" w:rsidRPr="00285796">
        <w:rPr>
          <w:sz w:val="22"/>
          <w:szCs w:val="22"/>
        </w:rPr>
        <w:t>.</w:t>
      </w:r>
      <w:r w:rsidR="00265A37" w:rsidRPr="00285796">
        <w:rPr>
          <w:sz w:val="22"/>
          <w:szCs w:val="22"/>
        </w:rPr>
        <w:tab/>
      </w:r>
      <w:r w:rsidR="00AF3231" w:rsidRPr="00285796">
        <w:rPr>
          <w:sz w:val="22"/>
          <w:szCs w:val="22"/>
          <w:u w:val="single"/>
        </w:rPr>
        <w:t>Entire Agreement</w:t>
      </w:r>
      <w:r w:rsidR="00AF3231" w:rsidRPr="00285796">
        <w:rPr>
          <w:sz w:val="22"/>
          <w:szCs w:val="22"/>
        </w:rPr>
        <w:t>.  This Agreement sets forth the entire Agreement between the parties as to the subject matter hereof, merges all discussions between the parties and annuls and replaces every other contract, agreement or letter of understanding which may have existed between the parties prior to the date of the Agreement.  In the event of a conflict between a term of this Agreement and a term of a Purchase Order, notwithstanding any provision of the Purchase Order to the contrary, the parties agree that this Agreement</w:t>
      </w:r>
      <w:r w:rsidR="00274826" w:rsidRPr="00285796">
        <w:rPr>
          <w:sz w:val="22"/>
          <w:szCs w:val="22"/>
        </w:rPr>
        <w:t xml:space="preserve"> </w:t>
      </w:r>
      <w:r w:rsidR="00E94364" w:rsidRPr="00285796">
        <w:rPr>
          <w:sz w:val="22"/>
          <w:szCs w:val="22"/>
        </w:rPr>
        <w:t xml:space="preserve">will </w:t>
      </w:r>
      <w:r w:rsidR="005B32A9" w:rsidRPr="00285796">
        <w:rPr>
          <w:sz w:val="22"/>
          <w:szCs w:val="22"/>
        </w:rPr>
        <w:t>control.</w:t>
      </w:r>
      <w:ins w:id="176" w:author="Glenn Johnson" w:date="2020-09-07T20:01:00Z">
        <w:r w:rsidR="00910E60" w:rsidRPr="00285796">
          <w:rPr>
            <w:sz w:val="22"/>
            <w:szCs w:val="22"/>
          </w:rPr>
          <w:t xml:space="preserve">  Further, the parties acknowledge that this Agreement should be read in conjunction with the agreements listed </w:t>
        </w:r>
      </w:ins>
      <w:ins w:id="177" w:author="Glenn Johnson" w:date="2020-09-07T20:02:00Z">
        <w:r w:rsidR="00910E60" w:rsidRPr="00285796">
          <w:rPr>
            <w:sz w:val="22"/>
            <w:szCs w:val="22"/>
          </w:rPr>
          <w:t>as Reference Documents on page 1 hereof</w:t>
        </w:r>
        <w:r w:rsidR="00EB638A" w:rsidRPr="00285796">
          <w:rPr>
            <w:sz w:val="22"/>
            <w:szCs w:val="22"/>
          </w:rPr>
          <w:t xml:space="preserve"> which shall be read and applied as consistent with one another to the </w:t>
        </w:r>
      </w:ins>
      <w:ins w:id="178" w:author="Glenn Johnson" w:date="2020-09-07T20:03:00Z">
        <w:r w:rsidR="00EB638A" w:rsidRPr="00285796">
          <w:rPr>
            <w:sz w:val="22"/>
            <w:szCs w:val="22"/>
          </w:rPr>
          <w:t>fullest extent possible.  Should there be a material deviation between this Agreement and the Sublicense Agreement, the Sublicense Agreement is controlling.</w:t>
        </w:r>
      </w:ins>
    </w:p>
    <w:p w14:paraId="7FCAE152" w14:textId="77777777" w:rsidR="00AF3231" w:rsidRPr="00285796" w:rsidRDefault="00AF3231" w:rsidP="00285796">
      <w:pPr>
        <w:tabs>
          <w:tab w:val="left" w:pos="720"/>
        </w:tabs>
        <w:ind w:left="1440" w:hanging="720"/>
        <w:jc w:val="both"/>
        <w:rPr>
          <w:sz w:val="22"/>
          <w:szCs w:val="22"/>
          <w:u w:val="single"/>
        </w:rPr>
      </w:pPr>
    </w:p>
    <w:p w14:paraId="25331202" w14:textId="497AC2CE" w:rsidR="00AF3231" w:rsidRPr="00285796" w:rsidRDefault="00B71DF0" w:rsidP="00285796">
      <w:pPr>
        <w:tabs>
          <w:tab w:val="num" w:pos="1440"/>
        </w:tabs>
        <w:ind w:left="1440" w:hanging="720"/>
        <w:jc w:val="both"/>
        <w:rPr>
          <w:sz w:val="22"/>
          <w:szCs w:val="22"/>
        </w:rPr>
      </w:pPr>
      <w:r w:rsidRPr="00285796">
        <w:rPr>
          <w:sz w:val="22"/>
          <w:szCs w:val="22"/>
        </w:rPr>
        <w:t>2</w:t>
      </w:r>
      <w:r w:rsidR="0049486C" w:rsidRPr="00285796">
        <w:rPr>
          <w:sz w:val="22"/>
          <w:szCs w:val="22"/>
        </w:rPr>
        <w:t>2</w:t>
      </w:r>
      <w:r w:rsidR="00265A37" w:rsidRPr="00285796">
        <w:rPr>
          <w:sz w:val="22"/>
          <w:szCs w:val="22"/>
        </w:rPr>
        <w:t>.</w:t>
      </w:r>
      <w:r w:rsidR="00265A37" w:rsidRPr="00285796">
        <w:rPr>
          <w:sz w:val="22"/>
          <w:szCs w:val="22"/>
        </w:rPr>
        <w:tab/>
      </w:r>
      <w:r w:rsidR="00AF3231" w:rsidRPr="00285796">
        <w:rPr>
          <w:sz w:val="22"/>
          <w:szCs w:val="22"/>
          <w:u w:val="single"/>
        </w:rPr>
        <w:t>Force Majeure</w:t>
      </w:r>
      <w:r w:rsidR="00AF3231" w:rsidRPr="00285796">
        <w:rPr>
          <w:sz w:val="22"/>
          <w:szCs w:val="22"/>
        </w:rPr>
        <w:t>.  If the manufacture, transportation, delivery, receipt or consumption of any of the Products by either party is prevented, restricted or interfered with by reason of force majeure, the party so affected will be excused from making or taking delivery under this Agreement to the extent of such prevention, restriction or interference.  The party affected by force majeure will notify the other party immediately and use every reasonable means to eliminate or correct the cause preventing performance and to resume performance under this Agreement as soon as possible.  As used in this Agreement, “force majeure” will mean occurrence beyond the control of the party so affected, including but not limited to, war, strike, lock-outs, fire, nuclear reactor accident, flood, oil embargoes or governmental acts of which the party claiming force majeure has had no, or insufficient, prior notice.</w:t>
      </w:r>
    </w:p>
    <w:p w14:paraId="33469D16" w14:textId="77777777" w:rsidR="00AF3231" w:rsidRPr="00285796" w:rsidRDefault="00AF3231" w:rsidP="00285796">
      <w:pPr>
        <w:tabs>
          <w:tab w:val="left" w:pos="720"/>
          <w:tab w:val="left" w:pos="1440"/>
        </w:tabs>
        <w:ind w:left="1440" w:hanging="720"/>
        <w:jc w:val="both"/>
        <w:rPr>
          <w:sz w:val="22"/>
          <w:szCs w:val="22"/>
        </w:rPr>
      </w:pPr>
    </w:p>
    <w:p w14:paraId="37051DF9" w14:textId="6A3234AF" w:rsidR="00AF3231" w:rsidRPr="00285796" w:rsidRDefault="00B71DF0" w:rsidP="00285796">
      <w:pPr>
        <w:tabs>
          <w:tab w:val="num" w:pos="1440"/>
        </w:tabs>
        <w:ind w:left="1440" w:hanging="720"/>
        <w:jc w:val="both"/>
        <w:rPr>
          <w:sz w:val="22"/>
          <w:szCs w:val="22"/>
        </w:rPr>
      </w:pPr>
      <w:r w:rsidRPr="00285796">
        <w:rPr>
          <w:sz w:val="22"/>
          <w:szCs w:val="22"/>
        </w:rPr>
        <w:lastRenderedPageBreak/>
        <w:t>2</w:t>
      </w:r>
      <w:r w:rsidR="0049486C" w:rsidRPr="00285796">
        <w:rPr>
          <w:sz w:val="22"/>
          <w:szCs w:val="22"/>
        </w:rPr>
        <w:t>3</w:t>
      </w:r>
      <w:r w:rsidR="00265A37" w:rsidRPr="00285796">
        <w:rPr>
          <w:sz w:val="22"/>
          <w:szCs w:val="22"/>
        </w:rPr>
        <w:t>.</w:t>
      </w:r>
      <w:r w:rsidR="00265A37" w:rsidRPr="00285796">
        <w:rPr>
          <w:sz w:val="22"/>
          <w:szCs w:val="22"/>
        </w:rPr>
        <w:tab/>
      </w:r>
      <w:r w:rsidR="00AF3231" w:rsidRPr="00285796">
        <w:rPr>
          <w:sz w:val="22"/>
          <w:szCs w:val="22"/>
          <w:u w:val="single"/>
        </w:rPr>
        <w:t>Validity and Enforceability</w:t>
      </w:r>
      <w:r w:rsidR="00AF3231" w:rsidRPr="00285796">
        <w:rPr>
          <w:sz w:val="22"/>
          <w:szCs w:val="22"/>
        </w:rPr>
        <w:t xml:space="preserve">.  The invalidity or unenforceability of any provision of this Agreement will not affect the validity of the remainder of this Agreement.  In such event, the parties will replace the invalid or unenforceable provision with an enforceable provision which has substantially </w:t>
      </w:r>
      <w:r w:rsidR="00AA6BDA" w:rsidRPr="00285796">
        <w:rPr>
          <w:sz w:val="22"/>
          <w:szCs w:val="22"/>
        </w:rPr>
        <w:t xml:space="preserve">the </w:t>
      </w:r>
      <w:r w:rsidR="00AF3231" w:rsidRPr="00285796">
        <w:rPr>
          <w:sz w:val="22"/>
          <w:szCs w:val="22"/>
        </w:rPr>
        <w:t>same economic affect.</w:t>
      </w:r>
    </w:p>
    <w:p w14:paraId="5A5BB026" w14:textId="231C09D9" w:rsidR="00AF3231" w:rsidRPr="00285796" w:rsidRDefault="00AF3231" w:rsidP="00285796">
      <w:pPr>
        <w:tabs>
          <w:tab w:val="left" w:pos="720"/>
          <w:tab w:val="left" w:pos="1440"/>
        </w:tabs>
        <w:ind w:left="1440" w:hanging="720"/>
        <w:jc w:val="both"/>
        <w:rPr>
          <w:sz w:val="22"/>
          <w:szCs w:val="22"/>
        </w:rPr>
      </w:pPr>
    </w:p>
    <w:p w14:paraId="0A8181B7" w14:textId="7B23C1EA" w:rsidR="004C1E60" w:rsidRPr="00285796" w:rsidRDefault="00B71DF0" w:rsidP="00285796">
      <w:pPr>
        <w:tabs>
          <w:tab w:val="num" w:pos="1440"/>
        </w:tabs>
        <w:ind w:left="1440" w:hanging="720"/>
        <w:jc w:val="both"/>
        <w:rPr>
          <w:color w:val="FF0000"/>
          <w:sz w:val="22"/>
          <w:szCs w:val="22"/>
        </w:rPr>
      </w:pPr>
      <w:r w:rsidRPr="00285796">
        <w:rPr>
          <w:sz w:val="22"/>
          <w:szCs w:val="22"/>
        </w:rPr>
        <w:t>2</w:t>
      </w:r>
      <w:r w:rsidR="0049486C" w:rsidRPr="00285796">
        <w:rPr>
          <w:sz w:val="22"/>
          <w:szCs w:val="22"/>
        </w:rPr>
        <w:t>4</w:t>
      </w:r>
      <w:r w:rsidR="00265A37" w:rsidRPr="00285796">
        <w:rPr>
          <w:sz w:val="22"/>
          <w:szCs w:val="22"/>
        </w:rPr>
        <w:t>.</w:t>
      </w:r>
      <w:r w:rsidR="00265A37" w:rsidRPr="00285796">
        <w:rPr>
          <w:sz w:val="22"/>
          <w:szCs w:val="22"/>
        </w:rPr>
        <w:tab/>
      </w:r>
      <w:ins w:id="179" w:author="Glenn Johnson" w:date="2020-09-10T08:25:00Z">
        <w:r w:rsidR="000B4638" w:rsidRPr="00285796">
          <w:rPr>
            <w:sz w:val="22"/>
            <w:szCs w:val="22"/>
          </w:rPr>
          <w:t>Dispute</w:t>
        </w:r>
      </w:ins>
      <w:ins w:id="180" w:author="Glenn Johnson" w:date="2020-09-10T08:39:00Z">
        <w:r w:rsidR="007A06F2" w:rsidRPr="00285796">
          <w:rPr>
            <w:sz w:val="22"/>
            <w:szCs w:val="22"/>
          </w:rPr>
          <w:t>s</w:t>
        </w:r>
      </w:ins>
      <w:commentRangeStart w:id="181"/>
      <w:del w:id="182" w:author="Glenn Johnson" w:date="2020-09-10T08:25:00Z">
        <w:r w:rsidR="00AF3231" w:rsidRPr="00285796" w:rsidDel="000B4638">
          <w:rPr>
            <w:sz w:val="22"/>
            <w:szCs w:val="22"/>
            <w:highlight w:val="yellow"/>
            <w:u w:val="single"/>
            <w:rPrChange w:id="183" w:author="Nacu Hernandez" w:date="2020-08-07T09:12:00Z">
              <w:rPr>
                <w:rFonts w:ascii="Arial" w:hAnsi="Arial" w:cs="Arial"/>
                <w:sz w:val="24"/>
                <w:szCs w:val="24"/>
                <w:u w:val="single"/>
              </w:rPr>
            </w:rPrChange>
          </w:rPr>
          <w:delText>Choice of Law</w:delText>
        </w:r>
      </w:del>
      <w:r w:rsidR="00AF3231" w:rsidRPr="00285796">
        <w:rPr>
          <w:sz w:val="22"/>
          <w:szCs w:val="22"/>
          <w:highlight w:val="yellow"/>
          <w:rPrChange w:id="184" w:author="Nacu Hernandez" w:date="2020-08-07T09:12:00Z">
            <w:rPr>
              <w:rFonts w:ascii="Arial" w:hAnsi="Arial" w:cs="Arial"/>
              <w:sz w:val="24"/>
              <w:szCs w:val="24"/>
            </w:rPr>
          </w:rPrChange>
        </w:rPr>
        <w:t xml:space="preserve">.  </w:t>
      </w:r>
      <w:del w:id="185" w:author="Glenn Johnson" w:date="2020-09-10T08:24:00Z">
        <w:r w:rsidR="00AF3231" w:rsidRPr="00285796" w:rsidDel="009A651F">
          <w:rPr>
            <w:sz w:val="22"/>
            <w:szCs w:val="22"/>
            <w:highlight w:val="yellow"/>
            <w:rPrChange w:id="186" w:author="Nacu Hernandez" w:date="2020-08-07T09:12:00Z">
              <w:rPr>
                <w:rFonts w:ascii="Arial" w:hAnsi="Arial" w:cs="Arial"/>
                <w:sz w:val="24"/>
                <w:szCs w:val="24"/>
              </w:rPr>
            </w:rPrChange>
          </w:rPr>
          <w:delText xml:space="preserve">The parties agree that, without regard to principles of conflicts of laws, the internal laws of the State of </w:delText>
        </w:r>
        <w:r w:rsidR="003D0385" w:rsidRPr="00285796" w:rsidDel="009A651F">
          <w:rPr>
            <w:sz w:val="22"/>
            <w:szCs w:val="22"/>
            <w:highlight w:val="yellow"/>
            <w:rPrChange w:id="187" w:author="Nacu Hernandez" w:date="2020-08-07T09:12:00Z">
              <w:rPr>
                <w:rFonts w:ascii="Arial" w:hAnsi="Arial" w:cs="Arial"/>
                <w:sz w:val="24"/>
                <w:szCs w:val="24"/>
              </w:rPr>
            </w:rPrChange>
          </w:rPr>
          <w:delText xml:space="preserve">Ohio </w:delText>
        </w:r>
        <w:r w:rsidR="00AA6BDA" w:rsidRPr="00285796" w:rsidDel="009A651F">
          <w:rPr>
            <w:sz w:val="22"/>
            <w:szCs w:val="22"/>
            <w:highlight w:val="yellow"/>
            <w:rPrChange w:id="188" w:author="Nacu Hernandez" w:date="2020-08-07T09:12:00Z">
              <w:rPr>
                <w:rFonts w:ascii="Arial" w:hAnsi="Arial" w:cs="Arial"/>
                <w:sz w:val="24"/>
                <w:szCs w:val="24"/>
              </w:rPr>
            </w:rPrChange>
          </w:rPr>
          <w:delText xml:space="preserve">will </w:delText>
        </w:r>
        <w:r w:rsidR="00AF3231" w:rsidRPr="00285796" w:rsidDel="009A651F">
          <w:rPr>
            <w:sz w:val="22"/>
            <w:szCs w:val="22"/>
            <w:highlight w:val="yellow"/>
            <w:rPrChange w:id="189" w:author="Nacu Hernandez" w:date="2020-08-07T09:12:00Z">
              <w:rPr>
                <w:rFonts w:ascii="Arial" w:hAnsi="Arial" w:cs="Arial"/>
                <w:sz w:val="24"/>
                <w:szCs w:val="24"/>
              </w:rPr>
            </w:rPrChange>
          </w:rPr>
          <w:delText>govern this Agreement</w:delText>
        </w:r>
        <w:r w:rsidR="006B07AB" w:rsidRPr="00285796" w:rsidDel="009A651F">
          <w:rPr>
            <w:sz w:val="22"/>
            <w:szCs w:val="22"/>
            <w:highlight w:val="yellow"/>
            <w:rPrChange w:id="190" w:author="Nacu Hernandez" w:date="2020-08-07T09:12:00Z">
              <w:rPr>
                <w:rFonts w:ascii="Arial" w:hAnsi="Arial" w:cs="Arial"/>
                <w:sz w:val="24"/>
                <w:szCs w:val="24"/>
              </w:rPr>
            </w:rPrChange>
          </w:rPr>
          <w:delText xml:space="preserve"> </w:delText>
        </w:r>
        <w:commentRangeEnd w:id="181"/>
        <w:r w:rsidR="002F2B35" w:rsidRPr="00285796" w:rsidDel="009A651F">
          <w:rPr>
            <w:rStyle w:val="CommentReference"/>
            <w:sz w:val="22"/>
            <w:szCs w:val="22"/>
            <w:highlight w:val="yellow"/>
            <w:rPrChange w:id="191" w:author="Nacu Hernandez" w:date="2020-08-07T09:12:00Z">
              <w:rPr>
                <w:rStyle w:val="CommentReference"/>
              </w:rPr>
            </w:rPrChange>
          </w:rPr>
          <w:commentReference w:id="181"/>
        </w:r>
      </w:del>
      <w:ins w:id="192" w:author="Glenn Johnson" w:date="2020-09-10T08:24:00Z">
        <w:r w:rsidR="009A651F" w:rsidRPr="00285796">
          <w:rPr>
            <w:sz w:val="22"/>
            <w:szCs w:val="22"/>
          </w:rPr>
          <w:t xml:space="preserve">  The </w:t>
        </w:r>
      </w:ins>
      <w:ins w:id="193" w:author="Glenn Johnson" w:date="2020-09-10T08:25:00Z">
        <w:r w:rsidR="009A651F" w:rsidRPr="00285796">
          <w:rPr>
            <w:sz w:val="22"/>
            <w:szCs w:val="22"/>
          </w:rPr>
          <w:t xml:space="preserve">dispute resolution procedures </w:t>
        </w:r>
      </w:ins>
      <w:ins w:id="194" w:author="Glenn Johnson" w:date="2020-09-10T08:39:00Z">
        <w:r w:rsidR="007A06F2" w:rsidRPr="00285796">
          <w:rPr>
            <w:sz w:val="22"/>
            <w:szCs w:val="22"/>
          </w:rPr>
          <w:t xml:space="preserve">and the choice of law provisions </w:t>
        </w:r>
        <w:r w:rsidR="00BE6EB6" w:rsidRPr="00285796">
          <w:rPr>
            <w:sz w:val="22"/>
            <w:szCs w:val="22"/>
          </w:rPr>
          <w:t xml:space="preserve">set forth </w:t>
        </w:r>
      </w:ins>
      <w:ins w:id="195" w:author="Glenn Johnson" w:date="2020-09-10T08:25:00Z">
        <w:r w:rsidR="009A651F" w:rsidRPr="00285796">
          <w:rPr>
            <w:sz w:val="22"/>
            <w:szCs w:val="22"/>
          </w:rPr>
          <w:t>in the Consulting Agreement are herein incorporated.</w:t>
        </w:r>
      </w:ins>
    </w:p>
    <w:p w14:paraId="7553F4B5" w14:textId="64BA9B0F" w:rsidR="00E749FC" w:rsidRPr="00285796" w:rsidRDefault="00E749FC" w:rsidP="00285796">
      <w:pPr>
        <w:tabs>
          <w:tab w:val="num" w:pos="1440"/>
        </w:tabs>
        <w:ind w:left="1440" w:hanging="720"/>
        <w:jc w:val="both"/>
        <w:rPr>
          <w:color w:val="FF0000"/>
          <w:sz w:val="22"/>
          <w:szCs w:val="22"/>
        </w:rPr>
      </w:pPr>
    </w:p>
    <w:p w14:paraId="65DB6CC8" w14:textId="14D02FB5" w:rsidR="00E749FC" w:rsidRPr="00285796" w:rsidRDefault="00E749FC" w:rsidP="00285796">
      <w:pPr>
        <w:tabs>
          <w:tab w:val="num" w:pos="1440"/>
        </w:tabs>
        <w:ind w:left="1440" w:hanging="720"/>
        <w:jc w:val="both"/>
        <w:rPr>
          <w:color w:val="FF0000"/>
          <w:sz w:val="22"/>
          <w:szCs w:val="22"/>
        </w:rPr>
      </w:pPr>
    </w:p>
    <w:p w14:paraId="03F90C3B" w14:textId="70DACB5E" w:rsidR="00980CE6" w:rsidRPr="00285796" w:rsidRDefault="00980CE6" w:rsidP="00285796">
      <w:pPr>
        <w:tabs>
          <w:tab w:val="num" w:pos="1440"/>
        </w:tabs>
        <w:ind w:left="1440" w:hanging="720"/>
        <w:jc w:val="both"/>
        <w:rPr>
          <w:color w:val="FF0000"/>
          <w:sz w:val="22"/>
          <w:szCs w:val="22"/>
        </w:rPr>
      </w:pPr>
    </w:p>
    <w:p w14:paraId="14B8DA99" w14:textId="77777777" w:rsidR="00980CE6" w:rsidRPr="00285796" w:rsidRDefault="00980CE6" w:rsidP="00285796">
      <w:pPr>
        <w:tabs>
          <w:tab w:val="num" w:pos="1440"/>
        </w:tabs>
        <w:ind w:left="1440" w:hanging="720"/>
        <w:jc w:val="both"/>
        <w:rPr>
          <w:color w:val="FF0000"/>
          <w:sz w:val="22"/>
          <w:szCs w:val="22"/>
        </w:rPr>
      </w:pPr>
    </w:p>
    <w:p w14:paraId="255A1024" w14:textId="3767174F" w:rsidR="0050665A" w:rsidRPr="00285796" w:rsidRDefault="0050665A" w:rsidP="00285796">
      <w:pPr>
        <w:tabs>
          <w:tab w:val="num" w:pos="1440"/>
        </w:tabs>
        <w:ind w:left="720"/>
        <w:jc w:val="both"/>
        <w:rPr>
          <w:sz w:val="22"/>
          <w:szCs w:val="22"/>
        </w:rPr>
      </w:pPr>
    </w:p>
    <w:p w14:paraId="0B29F392" w14:textId="611A2AD5" w:rsidR="001B44B4" w:rsidRPr="00285796" w:rsidRDefault="00934A1E" w:rsidP="00285796">
      <w:pPr>
        <w:tabs>
          <w:tab w:val="left" w:pos="720"/>
        </w:tabs>
        <w:jc w:val="both"/>
        <w:rPr>
          <w:sz w:val="22"/>
          <w:szCs w:val="22"/>
        </w:rPr>
      </w:pPr>
      <w:r w:rsidRPr="00285796">
        <w:rPr>
          <w:sz w:val="22"/>
          <w:szCs w:val="22"/>
        </w:rPr>
        <w:br w:type="page"/>
      </w:r>
    </w:p>
    <w:p w14:paraId="6371EE3F" w14:textId="77777777" w:rsidR="00AF3231" w:rsidRPr="00285796" w:rsidRDefault="00AF3231" w:rsidP="00285796">
      <w:pPr>
        <w:tabs>
          <w:tab w:val="left" w:pos="720"/>
        </w:tabs>
        <w:jc w:val="both"/>
        <w:rPr>
          <w:sz w:val="22"/>
          <w:szCs w:val="22"/>
        </w:rPr>
      </w:pPr>
      <w:r w:rsidRPr="00285796">
        <w:rPr>
          <w:sz w:val="22"/>
          <w:szCs w:val="22"/>
        </w:rPr>
        <w:lastRenderedPageBreak/>
        <w:tab/>
        <w:t>IN WITNESS WHEREOF, the parties hereto have caused this Agreement to be executed by their duly authorized corporate officers or agents as of the date first written above.</w:t>
      </w:r>
    </w:p>
    <w:p w14:paraId="24CDC84C" w14:textId="77777777" w:rsidR="00AF3231" w:rsidRPr="00285796" w:rsidRDefault="00AF3231" w:rsidP="00285796">
      <w:pPr>
        <w:tabs>
          <w:tab w:val="left" w:pos="720"/>
        </w:tabs>
        <w:jc w:val="both"/>
        <w:rPr>
          <w:sz w:val="22"/>
          <w:szCs w:val="22"/>
        </w:rPr>
      </w:pPr>
    </w:p>
    <w:p w14:paraId="0589C42F" w14:textId="77777777" w:rsidR="00AF3231" w:rsidRPr="00285796" w:rsidRDefault="005B32A9" w:rsidP="00285796">
      <w:pPr>
        <w:tabs>
          <w:tab w:val="left" w:pos="5040"/>
        </w:tabs>
        <w:spacing w:after="60"/>
        <w:jc w:val="both"/>
        <w:rPr>
          <w:sz w:val="22"/>
          <w:szCs w:val="22"/>
        </w:rPr>
      </w:pPr>
      <w:r w:rsidRPr="00285796">
        <w:rPr>
          <w:b/>
          <w:sz w:val="22"/>
          <w:szCs w:val="22"/>
        </w:rPr>
        <w:t>BUYER</w:t>
      </w:r>
      <w:r w:rsidR="00323BFA" w:rsidRPr="00285796">
        <w:rPr>
          <w:sz w:val="22"/>
          <w:szCs w:val="22"/>
        </w:rPr>
        <w:tab/>
      </w:r>
      <w:r w:rsidR="00323BFA" w:rsidRPr="00285796">
        <w:rPr>
          <w:b/>
          <w:sz w:val="22"/>
          <w:szCs w:val="22"/>
        </w:rPr>
        <w:t>SELLER</w:t>
      </w:r>
      <w:r w:rsidR="00323BFA" w:rsidRPr="00285796">
        <w:rPr>
          <w:sz w:val="22"/>
          <w:szCs w:val="22"/>
        </w:rPr>
        <w:t>:</w:t>
      </w:r>
    </w:p>
    <w:p w14:paraId="1137F7E0" w14:textId="1DBCDA44" w:rsidR="00636FC1" w:rsidRPr="00285796" w:rsidRDefault="003D0385" w:rsidP="00285796">
      <w:pPr>
        <w:tabs>
          <w:tab w:val="left" w:pos="5040"/>
        </w:tabs>
        <w:spacing w:after="60"/>
        <w:jc w:val="both"/>
        <w:rPr>
          <w:sz w:val="22"/>
          <w:szCs w:val="22"/>
        </w:rPr>
      </w:pPr>
      <w:r w:rsidRPr="00285796">
        <w:rPr>
          <w:sz w:val="22"/>
          <w:szCs w:val="22"/>
        </w:rPr>
        <w:t>Master Builders Solutions US LLC</w:t>
      </w:r>
      <w:r w:rsidR="00636FC1" w:rsidRPr="00285796">
        <w:rPr>
          <w:sz w:val="22"/>
          <w:szCs w:val="22"/>
        </w:rPr>
        <w:tab/>
      </w:r>
      <w:r w:rsidRPr="00285796">
        <w:rPr>
          <w:sz w:val="22"/>
          <w:szCs w:val="22"/>
        </w:rPr>
        <w:t>SoyLei Technologies</w:t>
      </w:r>
    </w:p>
    <w:p w14:paraId="2B2CF3B7" w14:textId="77777777" w:rsidR="00BC2999" w:rsidRPr="00285796" w:rsidRDefault="00636FC1" w:rsidP="00285796">
      <w:pPr>
        <w:tabs>
          <w:tab w:val="left" w:pos="5040"/>
        </w:tabs>
        <w:spacing w:after="60"/>
        <w:jc w:val="both"/>
        <w:rPr>
          <w:sz w:val="22"/>
          <w:szCs w:val="22"/>
        </w:rPr>
      </w:pPr>
      <w:r w:rsidRPr="00285796">
        <w:rPr>
          <w:sz w:val="22"/>
          <w:szCs w:val="22"/>
        </w:rPr>
        <w:tab/>
      </w:r>
      <w:r w:rsidR="00BC2999" w:rsidRPr="00285796">
        <w:rPr>
          <w:sz w:val="22"/>
          <w:szCs w:val="22"/>
        </w:rPr>
        <w:tab/>
      </w:r>
    </w:p>
    <w:p w14:paraId="768E74D1" w14:textId="77777777" w:rsidR="00AF3231" w:rsidRPr="00285796" w:rsidRDefault="00323BFA" w:rsidP="00285796">
      <w:pPr>
        <w:spacing w:after="120"/>
        <w:jc w:val="both"/>
        <w:rPr>
          <w:sz w:val="22"/>
          <w:szCs w:val="22"/>
          <w:u w:val="single"/>
        </w:rPr>
      </w:pPr>
      <w:r w:rsidRPr="00285796">
        <w:rPr>
          <w:sz w:val="22"/>
          <w:szCs w:val="22"/>
        </w:rPr>
        <w:t xml:space="preserve">By: </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rPr>
        <w:tab/>
      </w:r>
      <w:r w:rsidR="00211AD1" w:rsidRPr="00285796">
        <w:rPr>
          <w:sz w:val="22"/>
          <w:szCs w:val="22"/>
        </w:rPr>
        <w:tab/>
      </w:r>
      <w:r w:rsidRPr="00285796">
        <w:rPr>
          <w:sz w:val="22"/>
          <w:szCs w:val="22"/>
        </w:rPr>
        <w:t>By:</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p>
    <w:p w14:paraId="400DA123" w14:textId="65EB8AC3" w:rsidR="00125A9A" w:rsidRPr="00285796" w:rsidRDefault="00323BFA" w:rsidP="00285796">
      <w:pPr>
        <w:spacing w:after="240"/>
        <w:jc w:val="both"/>
        <w:rPr>
          <w:sz w:val="22"/>
          <w:szCs w:val="22"/>
          <w:u w:val="single"/>
        </w:rPr>
      </w:pPr>
      <w:r w:rsidRPr="00285796">
        <w:rPr>
          <w:sz w:val="22"/>
          <w:szCs w:val="22"/>
        </w:rPr>
        <w:t xml:space="preserve">Its: </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rPr>
        <w:tab/>
      </w:r>
      <w:r w:rsidR="00211AD1" w:rsidRPr="00285796">
        <w:rPr>
          <w:sz w:val="22"/>
          <w:szCs w:val="22"/>
        </w:rPr>
        <w:tab/>
      </w:r>
      <w:r w:rsidRPr="00285796">
        <w:rPr>
          <w:sz w:val="22"/>
          <w:szCs w:val="22"/>
        </w:rPr>
        <w:t xml:space="preserve">Its: </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p>
    <w:p w14:paraId="688A813E" w14:textId="6B59DE49" w:rsidR="002451C8" w:rsidRPr="00285796" w:rsidRDefault="002451C8" w:rsidP="00285796">
      <w:pPr>
        <w:jc w:val="both"/>
        <w:rPr>
          <w:sz w:val="22"/>
          <w:szCs w:val="22"/>
        </w:rPr>
      </w:pPr>
      <w:r w:rsidRPr="00285796">
        <w:rPr>
          <w:sz w:val="22"/>
          <w:szCs w:val="22"/>
          <w:u w:val="single"/>
        </w:rPr>
        <w:t>Date:_______________________</w:t>
      </w:r>
      <w:r w:rsidRPr="00285796">
        <w:rPr>
          <w:sz w:val="22"/>
          <w:szCs w:val="22"/>
        </w:rPr>
        <w:tab/>
      </w:r>
      <w:r w:rsidRPr="00285796">
        <w:rPr>
          <w:sz w:val="22"/>
          <w:szCs w:val="22"/>
        </w:rPr>
        <w:tab/>
      </w:r>
      <w:r w:rsidR="00125A9A" w:rsidRPr="00285796">
        <w:rPr>
          <w:sz w:val="22"/>
          <w:szCs w:val="22"/>
        </w:rPr>
        <w:t>Date_______________________</w:t>
      </w:r>
    </w:p>
    <w:p w14:paraId="5853CA15" w14:textId="77777777" w:rsidR="00EE4F60" w:rsidRPr="00285796" w:rsidRDefault="00EE4F60" w:rsidP="00285796">
      <w:pPr>
        <w:jc w:val="both"/>
        <w:rPr>
          <w:sz w:val="22"/>
          <w:szCs w:val="22"/>
          <w:u w:val="single"/>
        </w:rPr>
      </w:pPr>
    </w:p>
    <w:p w14:paraId="217C7BC5" w14:textId="77777777" w:rsidR="00EE4F60" w:rsidRPr="00285796" w:rsidRDefault="00EE4F60" w:rsidP="00285796">
      <w:pPr>
        <w:jc w:val="both"/>
        <w:rPr>
          <w:sz w:val="22"/>
          <w:szCs w:val="22"/>
          <w:u w:val="single"/>
        </w:rPr>
      </w:pPr>
    </w:p>
    <w:p w14:paraId="4ED4009B" w14:textId="77777777" w:rsidR="007268A1" w:rsidRPr="00285796" w:rsidRDefault="00EE4F60" w:rsidP="00285796">
      <w:pPr>
        <w:jc w:val="both"/>
        <w:rPr>
          <w:ins w:id="196" w:author="Michael Forrester" w:date="2020-07-08T17:04:00Z"/>
          <w:b/>
          <w:sz w:val="22"/>
          <w:szCs w:val="22"/>
          <w:u w:val="single"/>
        </w:rPr>
      </w:pPr>
      <w:r w:rsidRPr="00285796">
        <w:rPr>
          <w:b/>
          <w:sz w:val="22"/>
          <w:szCs w:val="22"/>
          <w:u w:val="single"/>
        </w:rPr>
        <w:br w:type="page"/>
      </w:r>
    </w:p>
    <w:p w14:paraId="7F82BF6E" w14:textId="77777777" w:rsidR="007268A1" w:rsidRPr="00285796" w:rsidRDefault="007268A1" w:rsidP="00285796">
      <w:pPr>
        <w:jc w:val="both"/>
        <w:rPr>
          <w:ins w:id="197" w:author="Michael Forrester" w:date="2020-07-08T17:04:00Z"/>
          <w:b/>
          <w:sz w:val="22"/>
          <w:szCs w:val="22"/>
          <w:u w:val="single"/>
        </w:rPr>
      </w:pPr>
      <w:ins w:id="198" w:author="Michael Forrester" w:date="2020-07-08T17:04:00Z">
        <w:r w:rsidRPr="00285796">
          <w:rPr>
            <w:b/>
            <w:sz w:val="22"/>
            <w:szCs w:val="22"/>
            <w:u w:val="single"/>
          </w:rPr>
          <w:lastRenderedPageBreak/>
          <w:t>EXHIBIT A</w:t>
        </w:r>
      </w:ins>
    </w:p>
    <w:p w14:paraId="55F6E6A8" w14:textId="77777777" w:rsidR="007268A1" w:rsidRPr="00285796" w:rsidRDefault="007268A1" w:rsidP="00285796">
      <w:pPr>
        <w:pStyle w:val="Title"/>
        <w:jc w:val="both"/>
        <w:rPr>
          <w:ins w:id="199" w:author="Michael Forrester" w:date="2020-07-08T17:04:00Z"/>
          <w:sz w:val="22"/>
          <w:szCs w:val="22"/>
          <w:u w:val="single"/>
        </w:rPr>
      </w:pPr>
    </w:p>
    <w:p w14:paraId="7BFB9312" w14:textId="77777777" w:rsidR="007268A1" w:rsidRPr="00285796" w:rsidRDefault="007268A1" w:rsidP="00285796">
      <w:pPr>
        <w:jc w:val="both"/>
        <w:rPr>
          <w:ins w:id="200" w:author="Michael Forrester" w:date="2020-07-08T17:04:00Z"/>
          <w:b/>
          <w:sz w:val="22"/>
          <w:szCs w:val="22"/>
        </w:rPr>
      </w:pPr>
      <w:ins w:id="201" w:author="Michael Forrester" w:date="2020-07-08T17:04:00Z">
        <w:r w:rsidRPr="00285796">
          <w:rPr>
            <w:b/>
            <w:sz w:val="22"/>
            <w:szCs w:val="22"/>
          </w:rPr>
          <w:t>PRODUCT LISTING</w:t>
        </w:r>
      </w:ins>
    </w:p>
    <w:p w14:paraId="7D4603C9" w14:textId="77777777" w:rsidR="007268A1" w:rsidRPr="00285796" w:rsidRDefault="007268A1" w:rsidP="00285796">
      <w:pPr>
        <w:jc w:val="both"/>
        <w:rPr>
          <w:ins w:id="202" w:author="Michael Forrester" w:date="2020-07-08T17:04:00Z"/>
          <w:b/>
          <w:sz w:val="22"/>
          <w:szCs w:val="22"/>
        </w:rPr>
      </w:pPr>
    </w:p>
    <w:p w14:paraId="020C25BE" w14:textId="77777777" w:rsidR="007268A1" w:rsidRPr="00285796" w:rsidRDefault="007268A1" w:rsidP="00285796">
      <w:pPr>
        <w:jc w:val="both"/>
        <w:rPr>
          <w:ins w:id="203" w:author="Michael Forrester" w:date="2020-07-08T17:04:00Z"/>
          <w:b/>
          <w:sz w:val="22"/>
          <w:szCs w:val="22"/>
        </w:rPr>
      </w:pPr>
      <w:ins w:id="204" w:author="Michael Forrester" w:date="2020-07-08T17:04:00Z">
        <w:r w:rsidRPr="00285796">
          <w:rPr>
            <w:b/>
            <w:sz w:val="22"/>
            <w:szCs w:val="22"/>
          </w:rPr>
          <w:t xml:space="preserve">Product(s): </w:t>
        </w:r>
        <w:proofErr w:type="spellStart"/>
        <w:r w:rsidRPr="00285796">
          <w:rPr>
            <w:b/>
            <w:sz w:val="22"/>
            <w:szCs w:val="22"/>
          </w:rPr>
          <w:t>Invigosoy</w:t>
        </w:r>
        <w:proofErr w:type="spellEnd"/>
        <w:r w:rsidRPr="00285796">
          <w:rPr>
            <w:b/>
            <w:sz w:val="22"/>
            <w:szCs w:val="22"/>
          </w:rPr>
          <w:t xml:space="preserve"> 2300</w:t>
        </w:r>
      </w:ins>
    </w:p>
    <w:p w14:paraId="271096E8" w14:textId="77777777" w:rsidR="007268A1" w:rsidRPr="00285796" w:rsidRDefault="007268A1" w:rsidP="00285796">
      <w:pPr>
        <w:jc w:val="both"/>
        <w:rPr>
          <w:ins w:id="205" w:author="Michael Forrester" w:date="2020-07-08T17:04:00Z"/>
          <w:b/>
          <w:sz w:val="22"/>
          <w:szCs w:val="22"/>
        </w:rPr>
      </w:pPr>
    </w:p>
    <w:p w14:paraId="427A148E" w14:textId="77777777" w:rsidR="007268A1" w:rsidRPr="00285796" w:rsidRDefault="007268A1" w:rsidP="00285796">
      <w:pPr>
        <w:jc w:val="both"/>
        <w:rPr>
          <w:ins w:id="206" w:author="Michael Forrester" w:date="2020-07-08T17:04:00Z"/>
          <w:b/>
          <w:sz w:val="22"/>
          <w:szCs w:val="22"/>
        </w:rPr>
      </w:pPr>
      <w:ins w:id="207" w:author="Michael Forrester" w:date="2020-07-08T17:04:00Z">
        <w:r w:rsidRPr="00285796">
          <w:rPr>
            <w:b/>
            <w:sz w:val="22"/>
            <w:szCs w:val="22"/>
          </w:rPr>
          <w:t xml:space="preserve">Base price of </w:t>
        </w:r>
        <w:proofErr w:type="spellStart"/>
        <w:r w:rsidRPr="00285796">
          <w:rPr>
            <w:b/>
            <w:sz w:val="22"/>
            <w:szCs w:val="22"/>
          </w:rPr>
          <w:t>Invigosoy</w:t>
        </w:r>
        <w:proofErr w:type="spellEnd"/>
        <w:r w:rsidRPr="00285796">
          <w:rPr>
            <w:b/>
            <w:sz w:val="22"/>
            <w:szCs w:val="22"/>
          </w:rPr>
          <w:t xml:space="preserve"> 2300 is CHS actual market rate which includes freight to the ship point.  This price will be documented and proof of price from CHS invoice will be presented to buyers.</w:t>
        </w:r>
      </w:ins>
    </w:p>
    <w:p w14:paraId="607366FF" w14:textId="77777777" w:rsidR="007268A1" w:rsidRPr="00285796" w:rsidRDefault="007268A1" w:rsidP="00285796">
      <w:pPr>
        <w:jc w:val="both"/>
        <w:rPr>
          <w:ins w:id="208" w:author="Michael Forrester" w:date="2020-07-08T17:04:00Z"/>
          <w:b/>
          <w:sz w:val="22"/>
          <w:szCs w:val="22"/>
        </w:rPr>
      </w:pPr>
    </w:p>
    <w:p w14:paraId="4643358E" w14:textId="385106E8" w:rsidR="007268A1" w:rsidRPr="00285796" w:rsidRDefault="007268A1" w:rsidP="00285796">
      <w:pPr>
        <w:jc w:val="both"/>
        <w:rPr>
          <w:ins w:id="209" w:author="Michael Forrester" w:date="2020-07-08T17:04:00Z"/>
          <w:b/>
          <w:sz w:val="22"/>
          <w:szCs w:val="22"/>
        </w:rPr>
      </w:pPr>
      <w:ins w:id="210" w:author="Michael Forrester" w:date="2020-07-08T17:04:00Z">
        <w:r w:rsidRPr="00285796">
          <w:rPr>
            <w:b/>
            <w:sz w:val="22"/>
            <w:szCs w:val="22"/>
          </w:rPr>
          <w:t xml:space="preserve">Royalties or markup of </w:t>
        </w:r>
        <w:proofErr w:type="spellStart"/>
        <w:r w:rsidRPr="00285796">
          <w:rPr>
            <w:b/>
            <w:sz w:val="22"/>
            <w:szCs w:val="22"/>
          </w:rPr>
          <w:t>Invigosoy</w:t>
        </w:r>
        <w:proofErr w:type="spellEnd"/>
        <w:r w:rsidRPr="00285796">
          <w:rPr>
            <w:b/>
            <w:sz w:val="22"/>
            <w:szCs w:val="22"/>
          </w:rPr>
          <w:t xml:space="preserve"> 2300 are in addition to the base price from CHS.  These are paid from Buyer to Seller on a per</w:t>
        </w:r>
        <w:bookmarkStart w:id="211" w:name="_Hlk44922941"/>
        <w:r w:rsidRPr="00285796">
          <w:rPr>
            <w:b/>
            <w:sz w:val="22"/>
            <w:szCs w:val="22"/>
          </w:rPr>
          <w:t xml:space="preserve"> </w:t>
        </w:r>
        <w:proofErr w:type="spellStart"/>
        <w:r w:rsidRPr="00285796">
          <w:rPr>
            <w:b/>
            <w:sz w:val="22"/>
            <w:szCs w:val="22"/>
          </w:rPr>
          <w:t>lb</w:t>
        </w:r>
        <w:proofErr w:type="spellEnd"/>
        <w:r w:rsidRPr="00285796">
          <w:rPr>
            <w:b/>
            <w:sz w:val="22"/>
            <w:szCs w:val="22"/>
          </w:rPr>
          <w:t xml:space="preserve"> basis of the </w:t>
        </w:r>
        <w:proofErr w:type="spellStart"/>
        <w:r w:rsidRPr="00285796">
          <w:rPr>
            <w:b/>
            <w:sz w:val="22"/>
            <w:szCs w:val="22"/>
          </w:rPr>
          <w:t>Invigosoy</w:t>
        </w:r>
        <w:proofErr w:type="spellEnd"/>
        <w:r w:rsidRPr="00285796">
          <w:rPr>
            <w:b/>
            <w:sz w:val="22"/>
            <w:szCs w:val="22"/>
          </w:rPr>
          <w:t xml:space="preserve"> 2300</w:t>
        </w:r>
      </w:ins>
      <w:r w:rsidR="00050C8C" w:rsidRPr="00285796">
        <w:rPr>
          <w:b/>
          <w:sz w:val="22"/>
          <w:szCs w:val="22"/>
        </w:rPr>
        <w:t xml:space="preserve"> </w:t>
      </w:r>
      <w:ins w:id="212" w:author="Michael Forrester" w:date="2020-07-08T17:04:00Z">
        <w:r w:rsidRPr="00285796">
          <w:rPr>
            <w:b/>
            <w:sz w:val="22"/>
            <w:szCs w:val="22"/>
          </w:rPr>
          <w:t>depending on the Finished Product in which it is a component of the Finished Product formulation.</w:t>
        </w:r>
      </w:ins>
    </w:p>
    <w:p w14:paraId="1B6A582A" w14:textId="77777777" w:rsidR="007268A1" w:rsidRPr="00285796" w:rsidRDefault="007268A1" w:rsidP="00285796">
      <w:pPr>
        <w:jc w:val="both"/>
        <w:rPr>
          <w:ins w:id="213" w:author="Michael Forrester" w:date="2020-07-08T17:04:00Z"/>
          <w:b/>
          <w:sz w:val="22"/>
          <w:szCs w:val="22"/>
        </w:rPr>
      </w:pPr>
    </w:p>
    <w:bookmarkEnd w:id="211"/>
    <w:p w14:paraId="59C4F2FC" w14:textId="77777777" w:rsidR="007268A1" w:rsidRPr="00285796" w:rsidRDefault="007268A1" w:rsidP="00285796">
      <w:pPr>
        <w:pStyle w:val="BodyText"/>
        <w:ind w:left="720"/>
        <w:rPr>
          <w:ins w:id="214" w:author="Michael Forrester" w:date="2020-07-08T17:04:00Z"/>
          <w:b/>
          <w:sz w:val="22"/>
          <w:szCs w:val="22"/>
        </w:rPr>
      </w:pPr>
    </w:p>
    <w:tbl>
      <w:tblPr>
        <w:tblStyle w:val="TableGrid"/>
        <w:tblW w:w="0" w:type="auto"/>
        <w:tblLook w:val="04A0" w:firstRow="1" w:lastRow="0" w:firstColumn="1" w:lastColumn="0" w:noHBand="0" w:noVBand="1"/>
      </w:tblPr>
      <w:tblGrid>
        <w:gridCol w:w="4315"/>
        <w:gridCol w:w="4315"/>
      </w:tblGrid>
      <w:tr w:rsidR="007268A1" w:rsidRPr="00285796" w14:paraId="7FD54334" w14:textId="77777777" w:rsidTr="00E642A6">
        <w:trPr>
          <w:ins w:id="215" w:author="Michael Forrester" w:date="2020-07-08T17:04:00Z"/>
        </w:trPr>
        <w:tc>
          <w:tcPr>
            <w:tcW w:w="4315" w:type="dxa"/>
          </w:tcPr>
          <w:p w14:paraId="73AAA26F" w14:textId="77777777" w:rsidR="007268A1" w:rsidRPr="00285796" w:rsidRDefault="007268A1" w:rsidP="00285796">
            <w:pPr>
              <w:jc w:val="both"/>
              <w:rPr>
                <w:ins w:id="216" w:author="Michael Forrester" w:date="2020-07-08T17:04:00Z"/>
                <w:b/>
                <w:sz w:val="22"/>
                <w:szCs w:val="22"/>
                <w:rPrChange w:id="217" w:author="Michael Forrester" w:date="2020-07-08T17:11:00Z">
                  <w:rPr>
                    <w:ins w:id="218" w:author="Michael Forrester" w:date="2020-07-08T17:04:00Z"/>
                    <w:rFonts w:ascii="Arial Narrow" w:hAnsi="Arial Narrow"/>
                    <w:sz w:val="24"/>
                  </w:rPr>
                </w:rPrChange>
              </w:rPr>
            </w:pPr>
            <w:ins w:id="219" w:author="Michael Forrester" w:date="2020-07-08T17:04:00Z">
              <w:r w:rsidRPr="00285796">
                <w:rPr>
                  <w:b/>
                  <w:sz w:val="22"/>
                  <w:szCs w:val="22"/>
                  <w:rPrChange w:id="220" w:author="Michael Forrester" w:date="2020-07-08T17:11:00Z">
                    <w:rPr>
                      <w:rFonts w:ascii="Arial Narrow" w:hAnsi="Arial Narrow"/>
                      <w:sz w:val="24"/>
                    </w:rPr>
                  </w:rPrChange>
                </w:rPr>
                <w:t>Finished Product</w:t>
              </w:r>
            </w:ins>
          </w:p>
        </w:tc>
        <w:tc>
          <w:tcPr>
            <w:tcW w:w="4315" w:type="dxa"/>
          </w:tcPr>
          <w:p w14:paraId="742663F2" w14:textId="77777777" w:rsidR="007268A1" w:rsidRPr="00285796" w:rsidRDefault="007268A1" w:rsidP="00285796">
            <w:pPr>
              <w:jc w:val="both"/>
              <w:rPr>
                <w:ins w:id="221" w:author="Michael Forrester" w:date="2020-07-08T17:04:00Z"/>
                <w:sz w:val="22"/>
                <w:szCs w:val="22"/>
              </w:rPr>
            </w:pPr>
            <w:ins w:id="222" w:author="Michael Forrester" w:date="2020-07-08T17:04:00Z">
              <w:r w:rsidRPr="00285796">
                <w:rPr>
                  <w:sz w:val="22"/>
                  <w:szCs w:val="22"/>
                </w:rPr>
                <w:t xml:space="preserve">Royalties or Markup  (per </w:t>
              </w:r>
              <w:proofErr w:type="spellStart"/>
              <w:r w:rsidRPr="00285796">
                <w:rPr>
                  <w:sz w:val="22"/>
                  <w:szCs w:val="22"/>
                </w:rPr>
                <w:t>lb</w:t>
              </w:r>
              <w:proofErr w:type="spellEnd"/>
              <w:r w:rsidRPr="00285796">
                <w:rPr>
                  <w:sz w:val="22"/>
                  <w:szCs w:val="22"/>
                </w:rPr>
                <w:t>)</w:t>
              </w:r>
            </w:ins>
          </w:p>
        </w:tc>
      </w:tr>
      <w:tr w:rsidR="007268A1" w:rsidRPr="00285796" w14:paraId="5FBBF2D8" w14:textId="77777777" w:rsidTr="00E642A6">
        <w:trPr>
          <w:ins w:id="223" w:author="Michael Forrester" w:date="2020-07-08T17:04:00Z"/>
        </w:trPr>
        <w:tc>
          <w:tcPr>
            <w:tcW w:w="4315" w:type="dxa"/>
          </w:tcPr>
          <w:p w14:paraId="338031AE" w14:textId="77777777" w:rsidR="007268A1" w:rsidRPr="00285796" w:rsidRDefault="007268A1" w:rsidP="00285796">
            <w:pPr>
              <w:jc w:val="both"/>
              <w:rPr>
                <w:ins w:id="224" w:author="Michael Forrester" w:date="2020-07-08T17:04:00Z"/>
                <w:sz w:val="22"/>
                <w:szCs w:val="22"/>
              </w:rPr>
            </w:pPr>
            <w:ins w:id="225" w:author="Michael Forrester" w:date="2020-07-08T17:04:00Z">
              <w:r w:rsidRPr="00285796">
                <w:rPr>
                  <w:sz w:val="22"/>
                  <w:szCs w:val="22"/>
                </w:rPr>
                <w:t>Roof Product</w:t>
              </w:r>
            </w:ins>
          </w:p>
        </w:tc>
        <w:tc>
          <w:tcPr>
            <w:tcW w:w="4315" w:type="dxa"/>
          </w:tcPr>
          <w:p w14:paraId="57FEA991" w14:textId="77777777" w:rsidR="007268A1" w:rsidRPr="00285796" w:rsidRDefault="007268A1" w:rsidP="00285796">
            <w:pPr>
              <w:jc w:val="both"/>
              <w:rPr>
                <w:ins w:id="226" w:author="Michael Forrester" w:date="2020-07-08T17:04:00Z"/>
                <w:sz w:val="22"/>
                <w:szCs w:val="22"/>
              </w:rPr>
            </w:pPr>
            <w:ins w:id="227" w:author="Michael Forrester" w:date="2020-07-08T17:04:00Z">
              <w:r w:rsidRPr="00285796">
                <w:rPr>
                  <w:sz w:val="22"/>
                  <w:szCs w:val="22"/>
                </w:rPr>
                <w:t>$0.48</w:t>
              </w:r>
            </w:ins>
          </w:p>
        </w:tc>
      </w:tr>
      <w:tr w:rsidR="007268A1" w:rsidRPr="00285796" w14:paraId="420C5922" w14:textId="77777777" w:rsidTr="00E642A6">
        <w:trPr>
          <w:ins w:id="228" w:author="Michael Forrester" w:date="2020-07-08T17:04:00Z"/>
        </w:trPr>
        <w:tc>
          <w:tcPr>
            <w:tcW w:w="4315" w:type="dxa"/>
          </w:tcPr>
          <w:p w14:paraId="48603A23" w14:textId="77777777" w:rsidR="007268A1" w:rsidRPr="00285796" w:rsidRDefault="007268A1" w:rsidP="00285796">
            <w:pPr>
              <w:jc w:val="both"/>
              <w:rPr>
                <w:ins w:id="229" w:author="Michael Forrester" w:date="2020-07-08T17:04:00Z"/>
                <w:sz w:val="22"/>
                <w:szCs w:val="22"/>
              </w:rPr>
            </w:pPr>
            <w:ins w:id="230" w:author="Michael Forrester" w:date="2020-07-08T17:04:00Z">
              <w:r w:rsidRPr="00285796">
                <w:rPr>
                  <w:sz w:val="22"/>
                  <w:szCs w:val="22"/>
                </w:rPr>
                <w:t>Fog Seal</w:t>
              </w:r>
            </w:ins>
          </w:p>
        </w:tc>
        <w:tc>
          <w:tcPr>
            <w:tcW w:w="4315" w:type="dxa"/>
          </w:tcPr>
          <w:p w14:paraId="2EA3193F" w14:textId="77777777" w:rsidR="007268A1" w:rsidRPr="00285796" w:rsidRDefault="007268A1" w:rsidP="00285796">
            <w:pPr>
              <w:jc w:val="both"/>
              <w:rPr>
                <w:ins w:id="231" w:author="Michael Forrester" w:date="2020-07-08T17:04:00Z"/>
                <w:sz w:val="22"/>
                <w:szCs w:val="22"/>
              </w:rPr>
            </w:pPr>
            <w:ins w:id="232" w:author="Michael Forrester" w:date="2020-07-08T17:04:00Z">
              <w:r w:rsidRPr="00285796">
                <w:rPr>
                  <w:sz w:val="22"/>
                  <w:szCs w:val="22"/>
                </w:rPr>
                <w:t>$0.08</w:t>
              </w:r>
            </w:ins>
          </w:p>
        </w:tc>
      </w:tr>
      <w:tr w:rsidR="007268A1" w:rsidRPr="00285796" w14:paraId="4746D877" w14:textId="77777777" w:rsidTr="00E642A6">
        <w:trPr>
          <w:ins w:id="233" w:author="Michael Forrester" w:date="2020-07-08T17:04:00Z"/>
        </w:trPr>
        <w:tc>
          <w:tcPr>
            <w:tcW w:w="4315" w:type="dxa"/>
          </w:tcPr>
          <w:p w14:paraId="6EC43F9F" w14:textId="77777777" w:rsidR="007268A1" w:rsidRPr="00285796" w:rsidRDefault="007268A1" w:rsidP="00285796">
            <w:pPr>
              <w:jc w:val="both"/>
              <w:rPr>
                <w:ins w:id="234" w:author="Michael Forrester" w:date="2020-07-08T17:04:00Z"/>
                <w:sz w:val="22"/>
                <w:szCs w:val="22"/>
              </w:rPr>
            </w:pPr>
            <w:ins w:id="235" w:author="Michael Forrester" w:date="2020-07-08T17:04:00Z">
              <w:r w:rsidRPr="00285796">
                <w:rPr>
                  <w:sz w:val="22"/>
                  <w:szCs w:val="22"/>
                </w:rPr>
                <w:t>Cut Back</w:t>
              </w:r>
            </w:ins>
          </w:p>
        </w:tc>
        <w:tc>
          <w:tcPr>
            <w:tcW w:w="4315" w:type="dxa"/>
          </w:tcPr>
          <w:p w14:paraId="79C9A188" w14:textId="77777777" w:rsidR="007268A1" w:rsidRPr="00285796" w:rsidRDefault="007268A1" w:rsidP="00285796">
            <w:pPr>
              <w:jc w:val="both"/>
              <w:rPr>
                <w:ins w:id="236" w:author="Michael Forrester" w:date="2020-07-08T17:04:00Z"/>
                <w:sz w:val="22"/>
                <w:szCs w:val="22"/>
              </w:rPr>
            </w:pPr>
            <w:ins w:id="237" w:author="Michael Forrester" w:date="2020-07-08T17:04:00Z">
              <w:r w:rsidRPr="00285796">
                <w:rPr>
                  <w:sz w:val="22"/>
                  <w:szCs w:val="22"/>
                </w:rPr>
                <w:t>$0.08</w:t>
              </w:r>
            </w:ins>
          </w:p>
        </w:tc>
      </w:tr>
      <w:tr w:rsidR="007268A1" w:rsidRPr="00285796" w14:paraId="42E22DE9" w14:textId="77777777" w:rsidTr="00E642A6">
        <w:trPr>
          <w:ins w:id="238" w:author="Michael Forrester" w:date="2020-07-08T17:04:00Z"/>
        </w:trPr>
        <w:tc>
          <w:tcPr>
            <w:tcW w:w="4315" w:type="dxa"/>
          </w:tcPr>
          <w:p w14:paraId="03EB2307" w14:textId="77777777" w:rsidR="007268A1" w:rsidRPr="00285796" w:rsidRDefault="007268A1" w:rsidP="00285796">
            <w:pPr>
              <w:jc w:val="both"/>
              <w:rPr>
                <w:ins w:id="239" w:author="Michael Forrester" w:date="2020-07-08T17:04:00Z"/>
                <w:sz w:val="22"/>
                <w:szCs w:val="22"/>
              </w:rPr>
            </w:pPr>
            <w:ins w:id="240" w:author="Michael Forrester" w:date="2020-07-08T17:04:00Z">
              <w:r w:rsidRPr="00285796">
                <w:rPr>
                  <w:sz w:val="22"/>
                  <w:szCs w:val="22"/>
                </w:rPr>
                <w:t>Rejuvenator</w:t>
              </w:r>
            </w:ins>
          </w:p>
        </w:tc>
        <w:tc>
          <w:tcPr>
            <w:tcW w:w="4315" w:type="dxa"/>
          </w:tcPr>
          <w:p w14:paraId="6EAB7631" w14:textId="77777777" w:rsidR="007268A1" w:rsidRPr="00285796" w:rsidRDefault="007268A1" w:rsidP="00285796">
            <w:pPr>
              <w:jc w:val="both"/>
              <w:rPr>
                <w:ins w:id="241" w:author="Michael Forrester" w:date="2020-07-08T17:04:00Z"/>
                <w:sz w:val="22"/>
                <w:szCs w:val="22"/>
              </w:rPr>
            </w:pPr>
            <w:ins w:id="242" w:author="Michael Forrester" w:date="2020-07-08T17:04:00Z">
              <w:r w:rsidRPr="00285796">
                <w:rPr>
                  <w:sz w:val="22"/>
                  <w:szCs w:val="22"/>
                </w:rPr>
                <w:t>$0.08</w:t>
              </w:r>
            </w:ins>
          </w:p>
        </w:tc>
      </w:tr>
      <w:tr w:rsidR="007268A1" w:rsidRPr="00285796" w14:paraId="77B0A5C2" w14:textId="77777777" w:rsidTr="00E642A6">
        <w:trPr>
          <w:ins w:id="243" w:author="Michael Forrester" w:date="2020-07-08T17:04:00Z"/>
        </w:trPr>
        <w:tc>
          <w:tcPr>
            <w:tcW w:w="4315" w:type="dxa"/>
          </w:tcPr>
          <w:p w14:paraId="7A082413" w14:textId="77777777" w:rsidR="007268A1" w:rsidRPr="00285796" w:rsidRDefault="007268A1" w:rsidP="00285796">
            <w:pPr>
              <w:jc w:val="both"/>
              <w:rPr>
                <w:ins w:id="244" w:author="Michael Forrester" w:date="2020-07-08T17:04:00Z"/>
                <w:sz w:val="22"/>
                <w:szCs w:val="22"/>
              </w:rPr>
            </w:pPr>
            <w:ins w:id="245" w:author="Michael Forrester" w:date="2020-07-08T17:04:00Z">
              <w:r w:rsidRPr="00285796">
                <w:rPr>
                  <w:sz w:val="22"/>
                  <w:szCs w:val="22"/>
                </w:rPr>
                <w:t>Chip Seal (w/polymer)</w:t>
              </w:r>
            </w:ins>
          </w:p>
        </w:tc>
        <w:tc>
          <w:tcPr>
            <w:tcW w:w="4315" w:type="dxa"/>
          </w:tcPr>
          <w:p w14:paraId="255CE457" w14:textId="77777777" w:rsidR="007268A1" w:rsidRPr="00285796" w:rsidRDefault="007268A1" w:rsidP="00285796">
            <w:pPr>
              <w:jc w:val="both"/>
              <w:rPr>
                <w:ins w:id="246" w:author="Michael Forrester" w:date="2020-07-08T17:04:00Z"/>
                <w:sz w:val="22"/>
                <w:szCs w:val="22"/>
              </w:rPr>
            </w:pPr>
            <w:ins w:id="247" w:author="Michael Forrester" w:date="2020-07-08T17:04:00Z">
              <w:r w:rsidRPr="00285796">
                <w:rPr>
                  <w:sz w:val="22"/>
                  <w:szCs w:val="22"/>
                </w:rPr>
                <w:t>$0.08</w:t>
              </w:r>
            </w:ins>
          </w:p>
        </w:tc>
      </w:tr>
    </w:tbl>
    <w:p w14:paraId="3FA4FCDF" w14:textId="7AFDD2BD" w:rsidR="00AF3231" w:rsidRPr="00285796" w:rsidDel="007268A1" w:rsidRDefault="00AF3231" w:rsidP="00285796">
      <w:pPr>
        <w:jc w:val="both"/>
        <w:rPr>
          <w:del w:id="248" w:author="Michael Forrester" w:date="2020-07-08T17:04:00Z"/>
          <w:b/>
          <w:sz w:val="22"/>
          <w:szCs w:val="22"/>
          <w:u w:val="single"/>
        </w:rPr>
      </w:pPr>
      <w:del w:id="249" w:author="Michael Forrester" w:date="2020-07-08T17:04:00Z">
        <w:r w:rsidRPr="00285796" w:rsidDel="007268A1">
          <w:rPr>
            <w:b/>
            <w:sz w:val="22"/>
            <w:szCs w:val="22"/>
            <w:u w:val="single"/>
          </w:rPr>
          <w:delText>EXHIBIT A</w:delText>
        </w:r>
      </w:del>
    </w:p>
    <w:p w14:paraId="3785DBB7" w14:textId="768A925F" w:rsidR="00BD6AFC" w:rsidRPr="00285796" w:rsidDel="007268A1" w:rsidRDefault="00BD6AFC" w:rsidP="00285796">
      <w:pPr>
        <w:jc w:val="both"/>
        <w:rPr>
          <w:del w:id="250" w:author="Michael Forrester" w:date="2020-07-08T17:04:00Z"/>
          <w:sz w:val="22"/>
          <w:szCs w:val="22"/>
          <w:u w:val="single"/>
        </w:rPr>
      </w:pPr>
    </w:p>
    <w:p w14:paraId="254ADA1E" w14:textId="3823614B" w:rsidR="002547FD" w:rsidRPr="00285796" w:rsidDel="007268A1" w:rsidRDefault="002547FD" w:rsidP="00285796">
      <w:pPr>
        <w:jc w:val="both"/>
        <w:rPr>
          <w:del w:id="251" w:author="Michael Forrester" w:date="2020-07-08T17:04:00Z"/>
          <w:b/>
          <w:sz w:val="22"/>
          <w:szCs w:val="22"/>
        </w:rPr>
      </w:pPr>
      <w:del w:id="252" w:author="Michael Forrester" w:date="2020-07-08T17:04:00Z">
        <w:r w:rsidRPr="00285796" w:rsidDel="007268A1">
          <w:rPr>
            <w:b/>
            <w:sz w:val="22"/>
            <w:szCs w:val="22"/>
          </w:rPr>
          <w:delText xml:space="preserve">PRODUCT </w:delText>
        </w:r>
        <w:r w:rsidR="00DE10A2" w:rsidRPr="00285796" w:rsidDel="007268A1">
          <w:rPr>
            <w:b/>
            <w:sz w:val="22"/>
            <w:szCs w:val="22"/>
          </w:rPr>
          <w:delText>LISTING</w:delText>
        </w:r>
      </w:del>
    </w:p>
    <w:p w14:paraId="65D07D35" w14:textId="40583C8F" w:rsidR="009A01A6" w:rsidRPr="00285796" w:rsidDel="007268A1" w:rsidRDefault="009A01A6" w:rsidP="00285796">
      <w:pPr>
        <w:jc w:val="both"/>
        <w:rPr>
          <w:del w:id="253" w:author="Michael Forrester" w:date="2020-07-08T17:04:00Z"/>
          <w:b/>
          <w:sz w:val="22"/>
          <w:szCs w:val="22"/>
        </w:rPr>
      </w:pPr>
    </w:p>
    <w:p w14:paraId="2D6F8CB2" w14:textId="794EEE7A" w:rsidR="009A01A6" w:rsidRPr="00285796" w:rsidDel="007268A1" w:rsidRDefault="009A01A6" w:rsidP="00285796">
      <w:pPr>
        <w:jc w:val="both"/>
        <w:rPr>
          <w:del w:id="254" w:author="Michael Forrester" w:date="2020-07-08T17:04:00Z"/>
          <w:b/>
          <w:sz w:val="22"/>
          <w:szCs w:val="22"/>
        </w:rPr>
      </w:pPr>
      <w:del w:id="255" w:author="Michael Forrester" w:date="2020-07-08T17:04:00Z">
        <w:r w:rsidRPr="00285796" w:rsidDel="007268A1">
          <w:rPr>
            <w:b/>
            <w:sz w:val="22"/>
            <w:szCs w:val="22"/>
          </w:rPr>
          <w:delText>Invigosoy</w:delText>
        </w:r>
      </w:del>
    </w:p>
    <w:p w14:paraId="5F413E20" w14:textId="641FB05C" w:rsidR="009A01A6" w:rsidRPr="00285796" w:rsidDel="007268A1" w:rsidRDefault="009A01A6" w:rsidP="00285796">
      <w:pPr>
        <w:jc w:val="both"/>
        <w:rPr>
          <w:del w:id="256" w:author="Michael Forrester" w:date="2020-07-08T17:04:00Z"/>
          <w:b/>
          <w:sz w:val="22"/>
          <w:szCs w:val="22"/>
        </w:rPr>
      </w:pPr>
    </w:p>
    <w:p w14:paraId="464D22AB" w14:textId="7D80087A" w:rsidR="009A01A6" w:rsidRPr="00285796" w:rsidDel="007268A1" w:rsidRDefault="00125A9A" w:rsidP="00285796">
      <w:pPr>
        <w:jc w:val="both"/>
        <w:rPr>
          <w:del w:id="257" w:author="Michael Forrester" w:date="2020-07-08T17:04:00Z"/>
          <w:b/>
          <w:sz w:val="22"/>
          <w:szCs w:val="22"/>
        </w:rPr>
      </w:pPr>
      <w:del w:id="258" w:author="Michael Forrester" w:date="2020-07-08T17:04:00Z">
        <w:r w:rsidRPr="00285796" w:rsidDel="007268A1">
          <w:rPr>
            <w:b/>
            <w:sz w:val="22"/>
            <w:szCs w:val="22"/>
          </w:rPr>
          <w:delText>Base p</w:delText>
        </w:r>
        <w:r w:rsidR="009A01A6" w:rsidRPr="00285796" w:rsidDel="007268A1">
          <w:rPr>
            <w:b/>
            <w:sz w:val="22"/>
            <w:szCs w:val="22"/>
          </w:rPr>
          <w:delText>rice of Invigosoy is CHS actual market rate which includes freight to the sh</w:delText>
        </w:r>
        <w:r w:rsidR="00074CE8" w:rsidRPr="00285796" w:rsidDel="007268A1">
          <w:rPr>
            <w:b/>
            <w:sz w:val="22"/>
            <w:szCs w:val="22"/>
          </w:rPr>
          <w:delText>ip point.  This price will be documented and proof of price from CHS invoice will be presented to buyers.</w:delText>
        </w:r>
      </w:del>
    </w:p>
    <w:p w14:paraId="45D846E2" w14:textId="33D22BF4" w:rsidR="00074CE8" w:rsidRPr="00285796" w:rsidDel="007268A1" w:rsidRDefault="00074CE8" w:rsidP="00285796">
      <w:pPr>
        <w:jc w:val="both"/>
        <w:rPr>
          <w:del w:id="259" w:author="Michael Forrester" w:date="2020-07-08T17:04:00Z"/>
          <w:b/>
          <w:sz w:val="22"/>
          <w:szCs w:val="22"/>
        </w:rPr>
      </w:pPr>
    </w:p>
    <w:p w14:paraId="3BEFDFD8" w14:textId="3EE8187F" w:rsidR="00125A9A" w:rsidRPr="00285796" w:rsidDel="007268A1" w:rsidRDefault="00125A9A" w:rsidP="00285796">
      <w:pPr>
        <w:jc w:val="both"/>
        <w:rPr>
          <w:del w:id="260" w:author="Michael Forrester" w:date="2020-07-08T17:04:00Z"/>
          <w:b/>
          <w:sz w:val="22"/>
          <w:szCs w:val="22"/>
        </w:rPr>
      </w:pPr>
      <w:del w:id="261" w:author="Michael Forrester" w:date="2020-07-08T17:04:00Z">
        <w:r w:rsidRPr="00285796" w:rsidDel="007268A1">
          <w:rPr>
            <w:b/>
            <w:sz w:val="22"/>
            <w:szCs w:val="22"/>
          </w:rPr>
          <w:delText>Royalties or markup of Invigosoy are in addition to the base price from CHS.  These are paid from Buyer to Seller on a per lb basis of the Invigosoy raw material depending on which market they are sold into.</w:delText>
        </w:r>
      </w:del>
    </w:p>
    <w:p w14:paraId="289C4B88" w14:textId="690095A1" w:rsidR="00074CE8" w:rsidRPr="00285796" w:rsidDel="007268A1" w:rsidRDefault="00074CE8" w:rsidP="00285796">
      <w:pPr>
        <w:jc w:val="both"/>
        <w:rPr>
          <w:del w:id="262" w:author="Michael Forrester" w:date="2020-07-08T17:04:00Z"/>
          <w:b/>
          <w:sz w:val="22"/>
          <w:szCs w:val="22"/>
        </w:rPr>
      </w:pPr>
    </w:p>
    <w:p w14:paraId="439E742F" w14:textId="567924FE" w:rsidR="002547FD" w:rsidRPr="00285796" w:rsidDel="007268A1" w:rsidRDefault="002547FD" w:rsidP="00285796">
      <w:pPr>
        <w:jc w:val="both"/>
        <w:rPr>
          <w:del w:id="263" w:author="Michael Forrester" w:date="2020-07-08T17:04:00Z"/>
          <w:b/>
          <w:sz w:val="22"/>
          <w:szCs w:val="22"/>
        </w:rPr>
      </w:pPr>
    </w:p>
    <w:p w14:paraId="62EFF3D2" w14:textId="008D0682" w:rsidR="00DE10A2" w:rsidRPr="00285796" w:rsidDel="007268A1" w:rsidRDefault="00DE10A2" w:rsidP="00285796">
      <w:pPr>
        <w:jc w:val="both"/>
        <w:rPr>
          <w:del w:id="264" w:author="Michael Forrester" w:date="2020-07-08T17:04:00Z"/>
          <w:b/>
          <w:sz w:val="22"/>
          <w:szCs w:val="22"/>
        </w:rPr>
      </w:pPr>
    </w:p>
    <w:tbl>
      <w:tblPr>
        <w:tblStyle w:val="TableGrid"/>
        <w:tblW w:w="0" w:type="auto"/>
        <w:tblLook w:val="04A0" w:firstRow="1" w:lastRow="0" w:firstColumn="1" w:lastColumn="0" w:noHBand="0" w:noVBand="1"/>
      </w:tblPr>
      <w:tblGrid>
        <w:gridCol w:w="4315"/>
        <w:gridCol w:w="4315"/>
      </w:tblGrid>
      <w:tr w:rsidR="00DE10A2" w:rsidRPr="00285796" w:rsidDel="007268A1" w14:paraId="3BBC041C" w14:textId="3AD06967" w:rsidTr="000B56A7">
        <w:trPr>
          <w:del w:id="265" w:author="Michael Forrester" w:date="2020-07-08T17:04:00Z"/>
        </w:trPr>
        <w:tc>
          <w:tcPr>
            <w:tcW w:w="4315" w:type="dxa"/>
          </w:tcPr>
          <w:p w14:paraId="2A69B501" w14:textId="4394CE66" w:rsidR="00DE10A2" w:rsidRPr="00285796" w:rsidDel="007268A1" w:rsidRDefault="00DE10A2" w:rsidP="00285796">
            <w:pPr>
              <w:jc w:val="both"/>
              <w:rPr>
                <w:del w:id="266" w:author="Michael Forrester" w:date="2020-07-08T17:04:00Z"/>
                <w:sz w:val="22"/>
                <w:szCs w:val="22"/>
              </w:rPr>
            </w:pPr>
            <w:del w:id="267" w:author="Michael Forrester" w:date="2020-07-08T17:04:00Z">
              <w:r w:rsidRPr="00285796" w:rsidDel="007268A1">
                <w:rPr>
                  <w:sz w:val="22"/>
                  <w:szCs w:val="22"/>
                </w:rPr>
                <w:delText>Product</w:delText>
              </w:r>
            </w:del>
          </w:p>
        </w:tc>
        <w:tc>
          <w:tcPr>
            <w:tcW w:w="4315" w:type="dxa"/>
          </w:tcPr>
          <w:p w14:paraId="3451A88D" w14:textId="140910A6" w:rsidR="00DE10A2" w:rsidRPr="00285796" w:rsidDel="007268A1" w:rsidRDefault="00DE10A2" w:rsidP="00285796">
            <w:pPr>
              <w:jc w:val="both"/>
              <w:rPr>
                <w:del w:id="268" w:author="Michael Forrester" w:date="2020-07-08T17:04:00Z"/>
                <w:sz w:val="22"/>
                <w:szCs w:val="22"/>
              </w:rPr>
            </w:pPr>
            <w:del w:id="269" w:author="Michael Forrester" w:date="2020-07-08T17:04:00Z">
              <w:r w:rsidRPr="00285796" w:rsidDel="007268A1">
                <w:rPr>
                  <w:sz w:val="22"/>
                  <w:szCs w:val="22"/>
                </w:rPr>
                <w:delText>Royalties or Markup</w:delText>
              </w:r>
              <w:r w:rsidR="00125A9A" w:rsidRPr="00285796" w:rsidDel="007268A1">
                <w:rPr>
                  <w:sz w:val="22"/>
                  <w:szCs w:val="22"/>
                </w:rPr>
                <w:delText xml:space="preserve">  (per lb)</w:delText>
              </w:r>
            </w:del>
          </w:p>
        </w:tc>
      </w:tr>
      <w:tr w:rsidR="00DE10A2" w:rsidRPr="00285796" w:rsidDel="007268A1" w14:paraId="579A2DC0" w14:textId="2974CF25" w:rsidTr="000B56A7">
        <w:trPr>
          <w:del w:id="270" w:author="Michael Forrester" w:date="2020-07-08T17:04:00Z"/>
        </w:trPr>
        <w:tc>
          <w:tcPr>
            <w:tcW w:w="4315" w:type="dxa"/>
          </w:tcPr>
          <w:p w14:paraId="36F68CAD" w14:textId="05F692B5" w:rsidR="00DE10A2" w:rsidRPr="00285796" w:rsidDel="007268A1" w:rsidRDefault="00DE10A2" w:rsidP="00285796">
            <w:pPr>
              <w:jc w:val="both"/>
              <w:rPr>
                <w:del w:id="271" w:author="Michael Forrester" w:date="2020-07-08T17:04:00Z"/>
                <w:sz w:val="22"/>
                <w:szCs w:val="22"/>
              </w:rPr>
            </w:pPr>
            <w:del w:id="272" w:author="Michael Forrester" w:date="2020-07-08T17:04:00Z">
              <w:r w:rsidRPr="00285796" w:rsidDel="007268A1">
                <w:rPr>
                  <w:sz w:val="22"/>
                  <w:szCs w:val="22"/>
                </w:rPr>
                <w:delText>Roof Product</w:delText>
              </w:r>
            </w:del>
          </w:p>
        </w:tc>
        <w:tc>
          <w:tcPr>
            <w:tcW w:w="4315" w:type="dxa"/>
          </w:tcPr>
          <w:p w14:paraId="2B7F8EE8" w14:textId="0ABA55A8" w:rsidR="00DE10A2" w:rsidRPr="00285796" w:rsidDel="007268A1" w:rsidRDefault="00DE10A2" w:rsidP="00285796">
            <w:pPr>
              <w:jc w:val="both"/>
              <w:rPr>
                <w:del w:id="273" w:author="Michael Forrester" w:date="2020-07-08T17:04:00Z"/>
                <w:sz w:val="22"/>
                <w:szCs w:val="22"/>
              </w:rPr>
            </w:pPr>
            <w:del w:id="274" w:author="Michael Forrester" w:date="2020-07-08T17:04:00Z">
              <w:r w:rsidRPr="00285796" w:rsidDel="007268A1">
                <w:rPr>
                  <w:sz w:val="22"/>
                  <w:szCs w:val="22"/>
                </w:rPr>
                <w:delText>$0.48</w:delText>
              </w:r>
            </w:del>
          </w:p>
        </w:tc>
      </w:tr>
      <w:tr w:rsidR="00DE10A2" w:rsidRPr="00285796" w:rsidDel="007268A1" w14:paraId="561ED6F8" w14:textId="1ED37353" w:rsidTr="000B56A7">
        <w:trPr>
          <w:del w:id="275" w:author="Michael Forrester" w:date="2020-07-08T17:04:00Z"/>
        </w:trPr>
        <w:tc>
          <w:tcPr>
            <w:tcW w:w="4315" w:type="dxa"/>
          </w:tcPr>
          <w:p w14:paraId="50DA05ED" w14:textId="656ABE0B" w:rsidR="00DE10A2" w:rsidRPr="00285796" w:rsidDel="007268A1" w:rsidRDefault="00DE10A2" w:rsidP="00285796">
            <w:pPr>
              <w:jc w:val="both"/>
              <w:rPr>
                <w:del w:id="276" w:author="Michael Forrester" w:date="2020-07-08T17:04:00Z"/>
                <w:sz w:val="22"/>
                <w:szCs w:val="22"/>
              </w:rPr>
            </w:pPr>
            <w:del w:id="277" w:author="Michael Forrester" w:date="2020-07-08T17:04:00Z">
              <w:r w:rsidRPr="00285796" w:rsidDel="007268A1">
                <w:rPr>
                  <w:sz w:val="22"/>
                  <w:szCs w:val="22"/>
                </w:rPr>
                <w:delText>Fog Seal</w:delText>
              </w:r>
            </w:del>
          </w:p>
        </w:tc>
        <w:tc>
          <w:tcPr>
            <w:tcW w:w="4315" w:type="dxa"/>
          </w:tcPr>
          <w:p w14:paraId="57223382" w14:textId="7F55EF8A" w:rsidR="00DE10A2" w:rsidRPr="00285796" w:rsidDel="007268A1" w:rsidRDefault="00DE10A2" w:rsidP="00285796">
            <w:pPr>
              <w:jc w:val="both"/>
              <w:rPr>
                <w:del w:id="278" w:author="Michael Forrester" w:date="2020-07-08T17:04:00Z"/>
                <w:sz w:val="22"/>
                <w:szCs w:val="22"/>
              </w:rPr>
            </w:pPr>
            <w:del w:id="279" w:author="Michael Forrester" w:date="2020-07-08T17:04:00Z">
              <w:r w:rsidRPr="00285796" w:rsidDel="007268A1">
                <w:rPr>
                  <w:sz w:val="22"/>
                  <w:szCs w:val="22"/>
                </w:rPr>
                <w:delText>$</w:delText>
              </w:r>
              <w:r w:rsidR="00CE072F" w:rsidRPr="00285796" w:rsidDel="007268A1">
                <w:rPr>
                  <w:sz w:val="22"/>
                  <w:szCs w:val="22"/>
                </w:rPr>
                <w:delText>0.08</w:delText>
              </w:r>
            </w:del>
          </w:p>
        </w:tc>
      </w:tr>
      <w:tr w:rsidR="00DE10A2" w:rsidRPr="00285796" w:rsidDel="007268A1" w14:paraId="6E728237" w14:textId="59162CD6" w:rsidTr="000B56A7">
        <w:trPr>
          <w:del w:id="280" w:author="Michael Forrester" w:date="2020-07-08T17:04:00Z"/>
        </w:trPr>
        <w:tc>
          <w:tcPr>
            <w:tcW w:w="4315" w:type="dxa"/>
          </w:tcPr>
          <w:p w14:paraId="7829D2A4" w14:textId="501C3DD8" w:rsidR="00DE10A2" w:rsidRPr="00285796" w:rsidDel="007268A1" w:rsidRDefault="00DE10A2" w:rsidP="00285796">
            <w:pPr>
              <w:jc w:val="both"/>
              <w:rPr>
                <w:del w:id="281" w:author="Michael Forrester" w:date="2020-07-08T17:04:00Z"/>
                <w:sz w:val="22"/>
                <w:szCs w:val="22"/>
              </w:rPr>
            </w:pPr>
            <w:del w:id="282" w:author="Michael Forrester" w:date="2020-07-08T17:04:00Z">
              <w:r w:rsidRPr="00285796" w:rsidDel="007268A1">
                <w:rPr>
                  <w:sz w:val="22"/>
                  <w:szCs w:val="22"/>
                </w:rPr>
                <w:delText>Cut Back</w:delText>
              </w:r>
            </w:del>
          </w:p>
        </w:tc>
        <w:tc>
          <w:tcPr>
            <w:tcW w:w="4315" w:type="dxa"/>
          </w:tcPr>
          <w:p w14:paraId="7782C2A7" w14:textId="15E6FA1F" w:rsidR="00DE10A2" w:rsidRPr="00285796" w:rsidDel="007268A1" w:rsidRDefault="00DE10A2" w:rsidP="00285796">
            <w:pPr>
              <w:jc w:val="both"/>
              <w:rPr>
                <w:del w:id="283" w:author="Michael Forrester" w:date="2020-07-08T17:04:00Z"/>
                <w:sz w:val="22"/>
                <w:szCs w:val="22"/>
              </w:rPr>
            </w:pPr>
            <w:del w:id="284" w:author="Michael Forrester" w:date="2020-07-08T17:04:00Z">
              <w:r w:rsidRPr="00285796" w:rsidDel="007268A1">
                <w:rPr>
                  <w:sz w:val="22"/>
                  <w:szCs w:val="22"/>
                </w:rPr>
                <w:delText>$0.</w:delText>
              </w:r>
              <w:r w:rsidR="00CE072F" w:rsidRPr="00285796" w:rsidDel="007268A1">
                <w:rPr>
                  <w:sz w:val="22"/>
                  <w:szCs w:val="22"/>
                </w:rPr>
                <w:delText>08</w:delText>
              </w:r>
            </w:del>
          </w:p>
        </w:tc>
      </w:tr>
      <w:tr w:rsidR="00DE10A2" w:rsidRPr="00285796" w:rsidDel="007268A1" w14:paraId="488BE55E" w14:textId="12E9A35C" w:rsidTr="000B56A7">
        <w:trPr>
          <w:del w:id="285" w:author="Michael Forrester" w:date="2020-07-08T17:04:00Z"/>
        </w:trPr>
        <w:tc>
          <w:tcPr>
            <w:tcW w:w="4315" w:type="dxa"/>
          </w:tcPr>
          <w:p w14:paraId="39FA7A6E" w14:textId="49803935" w:rsidR="00DE10A2" w:rsidRPr="00285796" w:rsidDel="007268A1" w:rsidRDefault="00DE10A2" w:rsidP="00285796">
            <w:pPr>
              <w:jc w:val="both"/>
              <w:rPr>
                <w:del w:id="286" w:author="Michael Forrester" w:date="2020-07-08T17:04:00Z"/>
                <w:sz w:val="22"/>
                <w:szCs w:val="22"/>
              </w:rPr>
            </w:pPr>
            <w:del w:id="287" w:author="Michael Forrester" w:date="2020-07-08T17:04:00Z">
              <w:r w:rsidRPr="00285796" w:rsidDel="007268A1">
                <w:rPr>
                  <w:sz w:val="22"/>
                  <w:szCs w:val="22"/>
                </w:rPr>
                <w:delText>Rejuvenator</w:delText>
              </w:r>
            </w:del>
          </w:p>
        </w:tc>
        <w:tc>
          <w:tcPr>
            <w:tcW w:w="4315" w:type="dxa"/>
          </w:tcPr>
          <w:p w14:paraId="5937B0F1" w14:textId="6E56CC54" w:rsidR="00DE10A2" w:rsidRPr="00285796" w:rsidDel="007268A1" w:rsidRDefault="00DE10A2" w:rsidP="00285796">
            <w:pPr>
              <w:jc w:val="both"/>
              <w:rPr>
                <w:del w:id="288" w:author="Michael Forrester" w:date="2020-07-08T17:04:00Z"/>
                <w:sz w:val="22"/>
                <w:szCs w:val="22"/>
              </w:rPr>
            </w:pPr>
            <w:del w:id="289" w:author="Michael Forrester" w:date="2020-07-08T17:04:00Z">
              <w:r w:rsidRPr="00285796" w:rsidDel="007268A1">
                <w:rPr>
                  <w:sz w:val="22"/>
                  <w:szCs w:val="22"/>
                </w:rPr>
                <w:delText>$0.08</w:delText>
              </w:r>
            </w:del>
          </w:p>
        </w:tc>
      </w:tr>
      <w:tr w:rsidR="00DE10A2" w:rsidRPr="00285796" w:rsidDel="007268A1" w14:paraId="1C0E6B15" w14:textId="33DEA593" w:rsidTr="000B56A7">
        <w:trPr>
          <w:del w:id="290" w:author="Michael Forrester" w:date="2020-07-08T17:04:00Z"/>
        </w:trPr>
        <w:tc>
          <w:tcPr>
            <w:tcW w:w="4315" w:type="dxa"/>
          </w:tcPr>
          <w:p w14:paraId="39EB1C7E" w14:textId="6E761368" w:rsidR="00DE10A2" w:rsidRPr="00285796" w:rsidDel="007268A1" w:rsidRDefault="00074CE8" w:rsidP="00285796">
            <w:pPr>
              <w:jc w:val="both"/>
              <w:rPr>
                <w:del w:id="291" w:author="Michael Forrester" w:date="2020-07-08T17:04:00Z"/>
                <w:sz w:val="22"/>
                <w:szCs w:val="22"/>
              </w:rPr>
            </w:pPr>
            <w:del w:id="292" w:author="Michael Forrester" w:date="2020-07-08T17:04:00Z">
              <w:r w:rsidRPr="00285796" w:rsidDel="007268A1">
                <w:rPr>
                  <w:sz w:val="22"/>
                  <w:szCs w:val="22"/>
                </w:rPr>
                <w:delText>Chip Seal</w:delText>
              </w:r>
              <w:r w:rsidR="00125A9A" w:rsidRPr="00285796" w:rsidDel="007268A1">
                <w:rPr>
                  <w:sz w:val="22"/>
                  <w:szCs w:val="22"/>
                </w:rPr>
                <w:delText xml:space="preserve"> (w/polymer)</w:delText>
              </w:r>
            </w:del>
          </w:p>
        </w:tc>
        <w:tc>
          <w:tcPr>
            <w:tcW w:w="4315" w:type="dxa"/>
          </w:tcPr>
          <w:p w14:paraId="0BB0E358" w14:textId="60A1A25D" w:rsidR="00DE10A2" w:rsidRPr="00285796" w:rsidDel="007268A1" w:rsidRDefault="00DE10A2" w:rsidP="00285796">
            <w:pPr>
              <w:jc w:val="both"/>
              <w:rPr>
                <w:del w:id="293" w:author="Michael Forrester" w:date="2020-07-08T17:04:00Z"/>
                <w:sz w:val="22"/>
                <w:szCs w:val="22"/>
              </w:rPr>
            </w:pPr>
            <w:del w:id="294" w:author="Michael Forrester" w:date="2020-07-08T17:04:00Z">
              <w:r w:rsidRPr="00285796" w:rsidDel="007268A1">
                <w:rPr>
                  <w:sz w:val="22"/>
                  <w:szCs w:val="22"/>
                </w:rPr>
                <w:delText>$0.</w:delText>
              </w:r>
              <w:r w:rsidR="00125A9A" w:rsidRPr="00285796" w:rsidDel="007268A1">
                <w:rPr>
                  <w:sz w:val="22"/>
                  <w:szCs w:val="22"/>
                </w:rPr>
                <w:delText>08</w:delText>
              </w:r>
            </w:del>
          </w:p>
        </w:tc>
      </w:tr>
    </w:tbl>
    <w:p w14:paraId="702EBC5F" w14:textId="77777777" w:rsidR="00DE10A2" w:rsidRPr="00285796" w:rsidRDefault="00DE10A2" w:rsidP="00285796">
      <w:pPr>
        <w:jc w:val="both"/>
        <w:rPr>
          <w:sz w:val="22"/>
          <w:szCs w:val="22"/>
        </w:rPr>
      </w:pPr>
    </w:p>
    <w:p w14:paraId="2C185418" w14:textId="3C5EF6C8" w:rsidR="00DE10A2" w:rsidRPr="00285796" w:rsidRDefault="00DE10A2" w:rsidP="00285796">
      <w:pPr>
        <w:jc w:val="both"/>
        <w:rPr>
          <w:b/>
          <w:sz w:val="22"/>
          <w:szCs w:val="22"/>
        </w:rPr>
      </w:pPr>
    </w:p>
    <w:p w14:paraId="034CEF37" w14:textId="77777777" w:rsidR="002547FD" w:rsidRPr="00285796" w:rsidRDefault="002547FD" w:rsidP="00285796">
      <w:pPr>
        <w:jc w:val="both"/>
        <w:rPr>
          <w:sz w:val="22"/>
          <w:szCs w:val="22"/>
        </w:rPr>
      </w:pPr>
    </w:p>
    <w:p w14:paraId="3981C535" w14:textId="77777777" w:rsidR="002547FD" w:rsidRPr="00285796" w:rsidRDefault="002547FD" w:rsidP="00285796">
      <w:pPr>
        <w:jc w:val="both"/>
        <w:rPr>
          <w:sz w:val="22"/>
          <w:szCs w:val="22"/>
        </w:rPr>
      </w:pPr>
    </w:p>
    <w:p w14:paraId="5940B3CA" w14:textId="77777777" w:rsidR="002547FD" w:rsidRPr="00285796" w:rsidRDefault="002547FD" w:rsidP="00285796">
      <w:pPr>
        <w:tabs>
          <w:tab w:val="left" w:pos="720"/>
          <w:tab w:val="left" w:pos="5040"/>
        </w:tabs>
        <w:jc w:val="both"/>
        <w:rPr>
          <w:b/>
          <w:sz w:val="22"/>
          <w:szCs w:val="22"/>
        </w:rPr>
      </w:pPr>
    </w:p>
    <w:p w14:paraId="223E2AA5" w14:textId="77777777" w:rsidR="00466B0A" w:rsidRPr="00285796" w:rsidRDefault="00466B0A" w:rsidP="00285796">
      <w:pPr>
        <w:tabs>
          <w:tab w:val="left" w:pos="720"/>
          <w:tab w:val="left" w:pos="5040"/>
        </w:tabs>
        <w:jc w:val="both"/>
        <w:rPr>
          <w:b/>
          <w:sz w:val="22"/>
          <w:szCs w:val="22"/>
        </w:rPr>
      </w:pPr>
    </w:p>
    <w:p w14:paraId="45F6C2C0" w14:textId="77777777" w:rsidR="00BD6AFC" w:rsidRPr="00285796" w:rsidRDefault="00BD6AFC" w:rsidP="00285796">
      <w:pPr>
        <w:tabs>
          <w:tab w:val="left" w:pos="720"/>
          <w:tab w:val="left" w:pos="5040"/>
        </w:tabs>
        <w:jc w:val="both"/>
        <w:rPr>
          <w:b/>
          <w:sz w:val="22"/>
          <w:szCs w:val="22"/>
        </w:rPr>
      </w:pPr>
    </w:p>
    <w:p w14:paraId="269A0C2E" w14:textId="77777777" w:rsidR="00AF3231" w:rsidRPr="00285796" w:rsidRDefault="00AF3231" w:rsidP="00285796">
      <w:pPr>
        <w:tabs>
          <w:tab w:val="left" w:pos="720"/>
          <w:tab w:val="left" w:pos="5040"/>
        </w:tabs>
        <w:jc w:val="both"/>
        <w:rPr>
          <w:b/>
          <w:sz w:val="22"/>
          <w:szCs w:val="22"/>
          <w:u w:val="single"/>
        </w:rPr>
      </w:pPr>
      <w:r w:rsidRPr="00285796">
        <w:rPr>
          <w:b/>
          <w:sz w:val="22"/>
          <w:szCs w:val="22"/>
        </w:rPr>
        <w:br w:type="page"/>
      </w:r>
      <w:r w:rsidRPr="00285796">
        <w:rPr>
          <w:b/>
          <w:sz w:val="22"/>
          <w:szCs w:val="22"/>
          <w:u w:val="single"/>
        </w:rPr>
        <w:lastRenderedPageBreak/>
        <w:t xml:space="preserve">EXHIBIT </w:t>
      </w:r>
      <w:r w:rsidR="005B32A9" w:rsidRPr="00285796">
        <w:rPr>
          <w:b/>
          <w:sz w:val="22"/>
          <w:szCs w:val="22"/>
          <w:u w:val="single"/>
        </w:rPr>
        <w:t>B</w:t>
      </w:r>
    </w:p>
    <w:p w14:paraId="7ED1FEAC" w14:textId="77777777" w:rsidR="004A10ED" w:rsidRPr="00285796" w:rsidRDefault="004A10ED" w:rsidP="00285796">
      <w:pPr>
        <w:tabs>
          <w:tab w:val="left" w:pos="5040"/>
        </w:tabs>
        <w:jc w:val="both"/>
        <w:rPr>
          <w:b/>
          <w:sz w:val="22"/>
          <w:szCs w:val="22"/>
        </w:rPr>
      </w:pPr>
    </w:p>
    <w:p w14:paraId="59241501" w14:textId="732AED35" w:rsidR="004A10ED" w:rsidRPr="00285796" w:rsidRDefault="00125A9A" w:rsidP="00285796">
      <w:pPr>
        <w:tabs>
          <w:tab w:val="left" w:pos="5040"/>
        </w:tabs>
        <w:jc w:val="both"/>
        <w:rPr>
          <w:bCs/>
          <w:sz w:val="22"/>
          <w:szCs w:val="22"/>
          <w:u w:val="single"/>
        </w:rPr>
      </w:pPr>
      <w:r w:rsidRPr="00285796">
        <w:rPr>
          <w:b/>
          <w:sz w:val="22"/>
          <w:szCs w:val="22"/>
        </w:rPr>
        <w:t>PURCHASED MINIMUM</w:t>
      </w:r>
      <w:r w:rsidR="004153FD" w:rsidRPr="00285796">
        <w:rPr>
          <w:b/>
          <w:sz w:val="22"/>
          <w:szCs w:val="22"/>
        </w:rPr>
        <w:t xml:space="preserve"> VOLUMES</w:t>
      </w:r>
      <w:r w:rsidRPr="00285796">
        <w:rPr>
          <w:b/>
          <w:sz w:val="22"/>
          <w:szCs w:val="22"/>
        </w:rPr>
        <w:t xml:space="preserve"> BY BUYER</w:t>
      </w:r>
    </w:p>
    <w:p w14:paraId="47F69475" w14:textId="59AA2A63" w:rsidR="004153FD" w:rsidRPr="00285796" w:rsidRDefault="004153FD" w:rsidP="00285796">
      <w:pPr>
        <w:tabs>
          <w:tab w:val="left" w:pos="5040"/>
        </w:tabs>
        <w:jc w:val="both"/>
        <w:rPr>
          <w:bCs/>
          <w:sz w:val="22"/>
          <w:szCs w:val="22"/>
          <w:u w:val="single"/>
        </w:rPr>
      </w:pPr>
    </w:p>
    <w:tbl>
      <w:tblPr>
        <w:tblStyle w:val="TableGrid"/>
        <w:tblW w:w="0" w:type="auto"/>
        <w:tblLook w:val="04A0" w:firstRow="1" w:lastRow="0" w:firstColumn="1" w:lastColumn="0" w:noHBand="0" w:noVBand="1"/>
      </w:tblPr>
      <w:tblGrid>
        <w:gridCol w:w="4315"/>
        <w:gridCol w:w="4315"/>
      </w:tblGrid>
      <w:tr w:rsidR="003D2B71" w:rsidRPr="00285796" w14:paraId="6C3F07E1" w14:textId="77777777" w:rsidTr="000B56A7">
        <w:tc>
          <w:tcPr>
            <w:tcW w:w="4315" w:type="dxa"/>
          </w:tcPr>
          <w:p w14:paraId="45E07EDD" w14:textId="77777777" w:rsidR="003D2B71" w:rsidRPr="00285796" w:rsidRDefault="003D2B71" w:rsidP="00285796">
            <w:pPr>
              <w:jc w:val="both"/>
              <w:rPr>
                <w:sz w:val="22"/>
                <w:szCs w:val="22"/>
              </w:rPr>
            </w:pPr>
          </w:p>
        </w:tc>
        <w:tc>
          <w:tcPr>
            <w:tcW w:w="4315" w:type="dxa"/>
          </w:tcPr>
          <w:p w14:paraId="506FCE02" w14:textId="71450F1C" w:rsidR="003D2B71" w:rsidRPr="00285796" w:rsidRDefault="003D2B71" w:rsidP="00285796">
            <w:pPr>
              <w:jc w:val="both"/>
              <w:rPr>
                <w:sz w:val="22"/>
                <w:szCs w:val="22"/>
              </w:rPr>
            </w:pPr>
            <w:r w:rsidRPr="00285796">
              <w:rPr>
                <w:sz w:val="22"/>
                <w:szCs w:val="22"/>
              </w:rPr>
              <w:t xml:space="preserve">Sales </w:t>
            </w:r>
            <w:ins w:id="295" w:author="Glenn Johnson" w:date="2020-09-09T17:14:00Z">
              <w:r w:rsidR="009B0CF3" w:rsidRPr="00285796">
                <w:rPr>
                  <w:sz w:val="22"/>
                  <w:szCs w:val="22"/>
                </w:rPr>
                <w:t>Minimum</w:t>
              </w:r>
            </w:ins>
            <w:del w:id="296" w:author="Glenn Johnson" w:date="2020-09-09T17:15:00Z">
              <w:r w:rsidRPr="00285796" w:rsidDel="009B0CF3">
                <w:rPr>
                  <w:sz w:val="22"/>
                  <w:szCs w:val="22"/>
                  <w:highlight w:val="yellow"/>
                </w:rPr>
                <w:delText>Goal</w:delText>
              </w:r>
            </w:del>
            <w:r w:rsidRPr="00285796">
              <w:rPr>
                <w:sz w:val="22"/>
                <w:szCs w:val="22"/>
              </w:rPr>
              <w:t xml:space="preserve"> </w:t>
            </w:r>
            <w:r w:rsidR="00125A9A" w:rsidRPr="00285796">
              <w:rPr>
                <w:sz w:val="22"/>
                <w:szCs w:val="22"/>
              </w:rPr>
              <w:t>(</w:t>
            </w:r>
            <w:proofErr w:type="spellStart"/>
            <w:r w:rsidR="00125A9A" w:rsidRPr="00285796">
              <w:rPr>
                <w:sz w:val="22"/>
                <w:szCs w:val="22"/>
              </w:rPr>
              <w:t>lbs</w:t>
            </w:r>
            <w:proofErr w:type="spellEnd"/>
            <w:r w:rsidR="00125A9A" w:rsidRPr="00285796">
              <w:rPr>
                <w:sz w:val="22"/>
                <w:szCs w:val="22"/>
              </w:rPr>
              <w:t xml:space="preserve"> per year)</w:t>
            </w:r>
          </w:p>
        </w:tc>
      </w:tr>
      <w:tr w:rsidR="003D2B71" w:rsidRPr="00285796" w14:paraId="1242A0EC" w14:textId="77777777" w:rsidTr="000B56A7">
        <w:tc>
          <w:tcPr>
            <w:tcW w:w="4315" w:type="dxa"/>
          </w:tcPr>
          <w:p w14:paraId="491E24D2" w14:textId="7CD6EB90" w:rsidR="003D2B71" w:rsidRPr="00285796" w:rsidRDefault="00125A9A" w:rsidP="00285796">
            <w:pPr>
              <w:jc w:val="both"/>
              <w:rPr>
                <w:sz w:val="22"/>
                <w:szCs w:val="22"/>
              </w:rPr>
            </w:pPr>
            <w:r w:rsidRPr="00285796">
              <w:rPr>
                <w:sz w:val="22"/>
                <w:szCs w:val="22"/>
              </w:rPr>
              <w:t>FY 2020</w:t>
            </w:r>
          </w:p>
        </w:tc>
        <w:tc>
          <w:tcPr>
            <w:tcW w:w="4315" w:type="dxa"/>
          </w:tcPr>
          <w:p w14:paraId="24775D4A" w14:textId="192540F1" w:rsidR="003D2B71" w:rsidRPr="00285796" w:rsidRDefault="00CE072F" w:rsidP="00285796">
            <w:pPr>
              <w:jc w:val="both"/>
              <w:rPr>
                <w:sz w:val="22"/>
                <w:szCs w:val="22"/>
              </w:rPr>
            </w:pPr>
            <w:r w:rsidRPr="00285796">
              <w:rPr>
                <w:sz w:val="22"/>
                <w:szCs w:val="22"/>
              </w:rPr>
              <w:t>60</w:t>
            </w:r>
            <w:r w:rsidR="003D2B71" w:rsidRPr="00285796">
              <w:rPr>
                <w:sz w:val="22"/>
                <w:szCs w:val="22"/>
              </w:rPr>
              <w:t>K</w:t>
            </w:r>
          </w:p>
        </w:tc>
      </w:tr>
      <w:tr w:rsidR="003D2B71" w:rsidRPr="00285796" w14:paraId="4E62B119" w14:textId="77777777" w:rsidTr="000B56A7">
        <w:tc>
          <w:tcPr>
            <w:tcW w:w="4315" w:type="dxa"/>
          </w:tcPr>
          <w:p w14:paraId="21244AB0" w14:textId="5C17EABF" w:rsidR="003D2B71" w:rsidRPr="00285796" w:rsidRDefault="00125A9A" w:rsidP="00285796">
            <w:pPr>
              <w:jc w:val="both"/>
              <w:rPr>
                <w:sz w:val="22"/>
                <w:szCs w:val="22"/>
              </w:rPr>
            </w:pPr>
            <w:r w:rsidRPr="00285796">
              <w:rPr>
                <w:sz w:val="22"/>
                <w:szCs w:val="22"/>
              </w:rPr>
              <w:t>FY 2021</w:t>
            </w:r>
          </w:p>
        </w:tc>
        <w:tc>
          <w:tcPr>
            <w:tcW w:w="4315" w:type="dxa"/>
          </w:tcPr>
          <w:p w14:paraId="08520A52" w14:textId="3B924128" w:rsidR="003D2B71" w:rsidRPr="00285796" w:rsidRDefault="00CE072F" w:rsidP="00285796">
            <w:pPr>
              <w:jc w:val="both"/>
              <w:rPr>
                <w:sz w:val="22"/>
                <w:szCs w:val="22"/>
              </w:rPr>
            </w:pPr>
            <w:r w:rsidRPr="00285796">
              <w:rPr>
                <w:sz w:val="22"/>
                <w:szCs w:val="22"/>
              </w:rPr>
              <w:t>2</w:t>
            </w:r>
            <w:r w:rsidR="003D2B71" w:rsidRPr="00285796">
              <w:rPr>
                <w:sz w:val="22"/>
                <w:szCs w:val="22"/>
              </w:rPr>
              <w:t>M</w:t>
            </w:r>
          </w:p>
        </w:tc>
      </w:tr>
      <w:tr w:rsidR="003D2B71" w:rsidRPr="00285796" w14:paraId="7086082F" w14:textId="77777777" w:rsidTr="000B56A7">
        <w:tc>
          <w:tcPr>
            <w:tcW w:w="4315" w:type="dxa"/>
          </w:tcPr>
          <w:p w14:paraId="3B30E699" w14:textId="1C958FE9" w:rsidR="003D2B71" w:rsidRPr="00285796" w:rsidRDefault="00125A9A" w:rsidP="00285796">
            <w:pPr>
              <w:jc w:val="both"/>
              <w:rPr>
                <w:sz w:val="22"/>
                <w:szCs w:val="22"/>
              </w:rPr>
            </w:pPr>
            <w:r w:rsidRPr="00285796">
              <w:rPr>
                <w:sz w:val="22"/>
                <w:szCs w:val="22"/>
              </w:rPr>
              <w:t>FY 2022</w:t>
            </w:r>
          </w:p>
        </w:tc>
        <w:tc>
          <w:tcPr>
            <w:tcW w:w="4315" w:type="dxa"/>
          </w:tcPr>
          <w:p w14:paraId="5E0B3F3E" w14:textId="1967C6A2" w:rsidR="003D2B71" w:rsidRPr="00285796" w:rsidRDefault="00CE072F" w:rsidP="00285796">
            <w:pPr>
              <w:jc w:val="both"/>
              <w:rPr>
                <w:sz w:val="22"/>
                <w:szCs w:val="22"/>
              </w:rPr>
            </w:pPr>
            <w:r w:rsidRPr="00285796">
              <w:rPr>
                <w:sz w:val="22"/>
                <w:szCs w:val="22"/>
              </w:rPr>
              <w:t>5M</w:t>
            </w:r>
          </w:p>
        </w:tc>
      </w:tr>
    </w:tbl>
    <w:p w14:paraId="702908A8" w14:textId="77777777" w:rsidR="004153FD" w:rsidRPr="00285796" w:rsidRDefault="004153FD" w:rsidP="00285796">
      <w:pPr>
        <w:tabs>
          <w:tab w:val="left" w:pos="5040"/>
        </w:tabs>
        <w:jc w:val="both"/>
        <w:rPr>
          <w:ins w:id="297" w:author="Michael Forrester" w:date="2020-07-08T17:05:00Z"/>
          <w:bCs/>
          <w:sz w:val="22"/>
          <w:szCs w:val="22"/>
          <w:u w:val="single"/>
        </w:rPr>
      </w:pPr>
    </w:p>
    <w:p w14:paraId="2DB47016" w14:textId="3CB1BBB0" w:rsidR="007268A1" w:rsidRPr="00285796" w:rsidRDefault="007268A1" w:rsidP="00285796">
      <w:pPr>
        <w:jc w:val="both"/>
        <w:rPr>
          <w:ins w:id="298" w:author="Michael Forrester" w:date="2020-07-08T17:05:00Z"/>
          <w:bCs/>
          <w:sz w:val="22"/>
          <w:szCs w:val="22"/>
          <w:u w:val="single"/>
        </w:rPr>
      </w:pPr>
      <w:ins w:id="299" w:author="Michael Forrester" w:date="2020-07-08T17:05:00Z">
        <w:r w:rsidRPr="00285796">
          <w:rPr>
            <w:bCs/>
            <w:sz w:val="22"/>
            <w:szCs w:val="22"/>
            <w:u w:val="single"/>
          </w:rPr>
          <w:br w:type="page"/>
        </w:r>
      </w:ins>
    </w:p>
    <w:p w14:paraId="7D49108A" w14:textId="77777777" w:rsidR="007268A1" w:rsidRPr="00285796" w:rsidRDefault="007268A1" w:rsidP="00285796">
      <w:pPr>
        <w:tabs>
          <w:tab w:val="left" w:pos="5040"/>
        </w:tabs>
        <w:jc w:val="both"/>
        <w:rPr>
          <w:bCs/>
          <w:sz w:val="22"/>
          <w:szCs w:val="22"/>
          <w:u w:val="single"/>
        </w:rPr>
      </w:pPr>
    </w:p>
    <w:p w14:paraId="7C05DD90" w14:textId="77777777" w:rsidR="007268A1" w:rsidRPr="00285796" w:rsidRDefault="007268A1" w:rsidP="00285796">
      <w:pPr>
        <w:tabs>
          <w:tab w:val="left" w:pos="720"/>
          <w:tab w:val="left" w:pos="5040"/>
        </w:tabs>
        <w:jc w:val="both"/>
        <w:rPr>
          <w:b/>
          <w:sz w:val="22"/>
          <w:szCs w:val="22"/>
          <w:u w:val="single"/>
        </w:rPr>
      </w:pPr>
      <w:r w:rsidRPr="00285796">
        <w:rPr>
          <w:b/>
          <w:sz w:val="22"/>
          <w:szCs w:val="22"/>
          <w:u w:val="single"/>
        </w:rPr>
        <w:t>EXHIBIT C</w:t>
      </w:r>
    </w:p>
    <w:p w14:paraId="0811D9FF" w14:textId="77777777" w:rsidR="007268A1" w:rsidRPr="00285796" w:rsidRDefault="007268A1" w:rsidP="00285796">
      <w:pPr>
        <w:tabs>
          <w:tab w:val="left" w:pos="5040"/>
        </w:tabs>
        <w:jc w:val="both"/>
        <w:rPr>
          <w:b/>
          <w:sz w:val="22"/>
          <w:szCs w:val="22"/>
        </w:rPr>
      </w:pPr>
    </w:p>
    <w:p w14:paraId="2FE4C8B4" w14:textId="77777777" w:rsidR="007268A1" w:rsidRPr="00285796" w:rsidRDefault="007268A1" w:rsidP="007C3F85">
      <w:pPr>
        <w:tabs>
          <w:tab w:val="left" w:pos="720"/>
          <w:tab w:val="left" w:pos="5040"/>
        </w:tabs>
        <w:jc w:val="center"/>
        <w:rPr>
          <w:b/>
          <w:sz w:val="22"/>
          <w:szCs w:val="22"/>
        </w:rPr>
      </w:pPr>
      <w:r w:rsidRPr="00285796">
        <w:rPr>
          <w:b/>
          <w:sz w:val="22"/>
          <w:szCs w:val="22"/>
        </w:rPr>
        <w:t>INVIGOSOY 2300 SPECIFICATIONS</w:t>
      </w:r>
    </w:p>
    <w:tbl>
      <w:tblPr>
        <w:tblW w:w="7850" w:type="dxa"/>
        <w:jc w:val="center"/>
        <w:tblLayout w:type="fixed"/>
        <w:tblLook w:val="04A0" w:firstRow="1" w:lastRow="0" w:firstColumn="1" w:lastColumn="0" w:noHBand="0" w:noVBand="1"/>
      </w:tblPr>
      <w:tblGrid>
        <w:gridCol w:w="2695"/>
        <w:gridCol w:w="960"/>
        <w:gridCol w:w="960"/>
        <w:gridCol w:w="960"/>
        <w:gridCol w:w="2275"/>
      </w:tblGrid>
      <w:tr w:rsidR="007C3F85" w:rsidRPr="00285796" w14:paraId="282EBD0E"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000000" w:fill="000000"/>
            <w:noWrap/>
            <w:vAlign w:val="bottom"/>
            <w:hideMark/>
          </w:tcPr>
          <w:p w14:paraId="76F47CA6" w14:textId="77777777" w:rsidR="007268A1" w:rsidRPr="00285796" w:rsidRDefault="007268A1" w:rsidP="00285796">
            <w:pPr>
              <w:jc w:val="both"/>
              <w:rPr>
                <w:b/>
                <w:bCs/>
                <w:color w:val="FFFFFF"/>
                <w:sz w:val="22"/>
                <w:szCs w:val="22"/>
              </w:rPr>
            </w:pPr>
            <w:r w:rsidRPr="00285796">
              <w:rPr>
                <w:b/>
                <w:bCs/>
                <w:color w:val="FFFFFF"/>
                <w:sz w:val="22"/>
                <w:szCs w:val="22"/>
              </w:rPr>
              <w:t>Analysis</w:t>
            </w:r>
          </w:p>
        </w:tc>
        <w:tc>
          <w:tcPr>
            <w:tcW w:w="960" w:type="dxa"/>
            <w:tcBorders>
              <w:top w:val="single" w:sz="4" w:space="0" w:color="000000"/>
              <w:left w:val="nil"/>
              <w:bottom w:val="single" w:sz="4" w:space="0" w:color="000000"/>
              <w:right w:val="nil"/>
            </w:tcBorders>
            <w:shd w:val="clear" w:color="000000" w:fill="000000"/>
            <w:noWrap/>
            <w:vAlign w:val="bottom"/>
            <w:hideMark/>
          </w:tcPr>
          <w:p w14:paraId="1C5EF5A7" w14:textId="77777777" w:rsidR="007268A1" w:rsidRPr="00285796" w:rsidRDefault="007268A1" w:rsidP="00285796">
            <w:pPr>
              <w:jc w:val="both"/>
              <w:rPr>
                <w:b/>
                <w:bCs/>
                <w:color w:val="FFFFFF"/>
                <w:sz w:val="22"/>
                <w:szCs w:val="22"/>
              </w:rPr>
            </w:pPr>
            <w:r w:rsidRPr="00285796">
              <w:rPr>
                <w:b/>
                <w:bCs/>
                <w:color w:val="FFFFFF"/>
                <w:sz w:val="22"/>
                <w:szCs w:val="22"/>
              </w:rPr>
              <w:t>Result</w:t>
            </w:r>
          </w:p>
        </w:tc>
        <w:tc>
          <w:tcPr>
            <w:tcW w:w="960" w:type="dxa"/>
            <w:tcBorders>
              <w:top w:val="single" w:sz="4" w:space="0" w:color="000000"/>
              <w:left w:val="nil"/>
              <w:bottom w:val="single" w:sz="4" w:space="0" w:color="000000"/>
              <w:right w:val="nil"/>
            </w:tcBorders>
            <w:shd w:val="clear" w:color="000000" w:fill="000000"/>
            <w:noWrap/>
            <w:vAlign w:val="bottom"/>
            <w:hideMark/>
          </w:tcPr>
          <w:p w14:paraId="0202B933" w14:textId="77777777" w:rsidR="007268A1" w:rsidRPr="00285796" w:rsidRDefault="007268A1" w:rsidP="00285796">
            <w:pPr>
              <w:jc w:val="both"/>
              <w:rPr>
                <w:b/>
                <w:bCs/>
                <w:color w:val="FFFFFF"/>
                <w:sz w:val="22"/>
                <w:szCs w:val="22"/>
              </w:rPr>
            </w:pPr>
            <w:r w:rsidRPr="00285796">
              <w:rPr>
                <w:b/>
                <w:bCs/>
                <w:color w:val="FFFFFF"/>
                <w:sz w:val="22"/>
                <w:szCs w:val="22"/>
              </w:rPr>
              <w:t>Min</w:t>
            </w:r>
          </w:p>
        </w:tc>
        <w:tc>
          <w:tcPr>
            <w:tcW w:w="960" w:type="dxa"/>
            <w:tcBorders>
              <w:top w:val="single" w:sz="4" w:space="0" w:color="000000"/>
              <w:left w:val="nil"/>
              <w:bottom w:val="single" w:sz="4" w:space="0" w:color="000000"/>
              <w:right w:val="nil"/>
            </w:tcBorders>
            <w:shd w:val="clear" w:color="000000" w:fill="000000"/>
            <w:noWrap/>
            <w:vAlign w:val="bottom"/>
            <w:hideMark/>
          </w:tcPr>
          <w:p w14:paraId="3D878F7A" w14:textId="77777777" w:rsidR="007268A1" w:rsidRPr="00285796" w:rsidRDefault="007268A1" w:rsidP="00285796">
            <w:pPr>
              <w:jc w:val="both"/>
              <w:rPr>
                <w:b/>
                <w:bCs/>
                <w:color w:val="FFFFFF"/>
                <w:sz w:val="22"/>
                <w:szCs w:val="22"/>
              </w:rPr>
            </w:pPr>
            <w:r w:rsidRPr="00285796">
              <w:rPr>
                <w:b/>
                <w:bCs/>
                <w:color w:val="FFFFFF"/>
                <w:sz w:val="22"/>
                <w:szCs w:val="22"/>
              </w:rPr>
              <w:t>Max</w:t>
            </w:r>
          </w:p>
        </w:tc>
        <w:tc>
          <w:tcPr>
            <w:tcW w:w="2275" w:type="dxa"/>
            <w:tcBorders>
              <w:top w:val="single" w:sz="4" w:space="0" w:color="000000"/>
              <w:left w:val="nil"/>
              <w:bottom w:val="single" w:sz="4" w:space="0" w:color="000000"/>
              <w:right w:val="single" w:sz="4" w:space="0" w:color="000000"/>
            </w:tcBorders>
            <w:shd w:val="clear" w:color="000000" w:fill="000000"/>
            <w:noWrap/>
            <w:vAlign w:val="bottom"/>
            <w:hideMark/>
          </w:tcPr>
          <w:p w14:paraId="14980CC6" w14:textId="77777777" w:rsidR="007268A1" w:rsidRPr="00285796" w:rsidRDefault="007268A1" w:rsidP="00285796">
            <w:pPr>
              <w:jc w:val="both"/>
              <w:rPr>
                <w:b/>
                <w:bCs/>
                <w:color w:val="FFFFFF"/>
                <w:sz w:val="22"/>
                <w:szCs w:val="22"/>
              </w:rPr>
            </w:pPr>
            <w:r w:rsidRPr="00285796">
              <w:rPr>
                <w:b/>
                <w:bCs/>
                <w:color w:val="FFFFFF"/>
                <w:sz w:val="22"/>
                <w:szCs w:val="22"/>
              </w:rPr>
              <w:t>Test Method</w:t>
            </w:r>
          </w:p>
        </w:tc>
      </w:tr>
      <w:tr w:rsidR="007C3F85" w:rsidRPr="00285796" w14:paraId="617858CC"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D9D9D9" w:fill="D9D9D9"/>
            <w:noWrap/>
            <w:vAlign w:val="bottom"/>
            <w:hideMark/>
          </w:tcPr>
          <w:p w14:paraId="2417939C" w14:textId="77777777" w:rsidR="007268A1" w:rsidRPr="00285796" w:rsidRDefault="007268A1" w:rsidP="00285796">
            <w:pPr>
              <w:jc w:val="both"/>
              <w:rPr>
                <w:color w:val="000000"/>
                <w:sz w:val="22"/>
                <w:szCs w:val="22"/>
              </w:rPr>
            </w:pPr>
            <w:r w:rsidRPr="00285796">
              <w:rPr>
                <w:color w:val="000000"/>
                <w:sz w:val="22"/>
                <w:szCs w:val="22"/>
              </w:rPr>
              <w:t>Oxirane, (</w:t>
            </w:r>
            <w:proofErr w:type="spellStart"/>
            <w:r w:rsidRPr="00285796">
              <w:rPr>
                <w:color w:val="000000"/>
                <w:sz w:val="22"/>
                <w:szCs w:val="22"/>
              </w:rPr>
              <w:t>wt</w:t>
            </w:r>
            <w:proofErr w:type="spellEnd"/>
            <w:r w:rsidRPr="00285796">
              <w:rPr>
                <w:color w:val="000000"/>
                <w:sz w:val="22"/>
                <w:szCs w:val="22"/>
              </w:rPr>
              <w:t xml:space="preserve"> %)</w:t>
            </w:r>
          </w:p>
        </w:tc>
        <w:tc>
          <w:tcPr>
            <w:tcW w:w="960" w:type="dxa"/>
            <w:tcBorders>
              <w:top w:val="single" w:sz="4" w:space="0" w:color="000000"/>
              <w:left w:val="nil"/>
              <w:bottom w:val="single" w:sz="4" w:space="0" w:color="000000"/>
              <w:right w:val="nil"/>
            </w:tcBorders>
            <w:shd w:val="clear" w:color="D9D9D9" w:fill="D9D9D9"/>
            <w:noWrap/>
            <w:vAlign w:val="bottom"/>
            <w:hideMark/>
          </w:tcPr>
          <w:p w14:paraId="37869320" w14:textId="77777777" w:rsidR="007268A1" w:rsidRPr="00285796" w:rsidRDefault="007268A1" w:rsidP="00285796">
            <w:pPr>
              <w:jc w:val="both"/>
              <w:rPr>
                <w:color w:val="000000"/>
                <w:sz w:val="22"/>
                <w:szCs w:val="22"/>
              </w:rPr>
            </w:pPr>
            <w:r w:rsidRPr="00285796">
              <w:rPr>
                <w:color w:val="000000"/>
                <w:sz w:val="22"/>
                <w:szCs w:val="22"/>
              </w:rPr>
              <w:t>2.33</w:t>
            </w:r>
          </w:p>
        </w:tc>
        <w:tc>
          <w:tcPr>
            <w:tcW w:w="960" w:type="dxa"/>
            <w:tcBorders>
              <w:top w:val="single" w:sz="4" w:space="0" w:color="000000"/>
              <w:left w:val="nil"/>
              <w:bottom w:val="single" w:sz="4" w:space="0" w:color="000000"/>
              <w:right w:val="nil"/>
            </w:tcBorders>
            <w:shd w:val="clear" w:color="D9D9D9" w:fill="D9D9D9"/>
            <w:noWrap/>
            <w:vAlign w:val="bottom"/>
            <w:hideMark/>
          </w:tcPr>
          <w:p w14:paraId="40C70918" w14:textId="77777777" w:rsidR="007268A1" w:rsidRPr="00285796" w:rsidRDefault="007268A1" w:rsidP="00285796">
            <w:pPr>
              <w:jc w:val="both"/>
              <w:rPr>
                <w:color w:val="000000"/>
                <w:sz w:val="22"/>
                <w:szCs w:val="22"/>
              </w:rPr>
            </w:pPr>
            <w:r w:rsidRPr="00285796">
              <w:rPr>
                <w:color w:val="000000"/>
                <w:sz w:val="22"/>
                <w:szCs w:val="22"/>
              </w:rPr>
              <w:t>2.1</w:t>
            </w:r>
          </w:p>
        </w:tc>
        <w:tc>
          <w:tcPr>
            <w:tcW w:w="960" w:type="dxa"/>
            <w:tcBorders>
              <w:top w:val="single" w:sz="4" w:space="0" w:color="000000"/>
              <w:left w:val="nil"/>
              <w:bottom w:val="single" w:sz="4" w:space="0" w:color="000000"/>
              <w:right w:val="nil"/>
            </w:tcBorders>
            <w:shd w:val="clear" w:color="D9D9D9" w:fill="D9D9D9"/>
            <w:noWrap/>
            <w:vAlign w:val="bottom"/>
            <w:hideMark/>
          </w:tcPr>
          <w:p w14:paraId="2EB4A8B9" w14:textId="77777777" w:rsidR="007268A1" w:rsidRPr="00285796" w:rsidRDefault="007268A1" w:rsidP="00285796">
            <w:pPr>
              <w:jc w:val="both"/>
              <w:rPr>
                <w:color w:val="000000"/>
                <w:sz w:val="22"/>
                <w:szCs w:val="22"/>
              </w:rPr>
            </w:pPr>
            <w:r w:rsidRPr="00285796">
              <w:rPr>
                <w:color w:val="000000"/>
                <w:sz w:val="22"/>
                <w:szCs w:val="22"/>
              </w:rPr>
              <w:t>2.5</w:t>
            </w:r>
          </w:p>
        </w:tc>
        <w:tc>
          <w:tcPr>
            <w:tcW w:w="2275" w:type="dxa"/>
            <w:tcBorders>
              <w:top w:val="single" w:sz="4" w:space="0" w:color="000000"/>
              <w:left w:val="nil"/>
              <w:bottom w:val="single" w:sz="4" w:space="0" w:color="000000"/>
              <w:right w:val="single" w:sz="4" w:space="0" w:color="000000"/>
            </w:tcBorders>
            <w:shd w:val="clear" w:color="D9D9D9" w:fill="D9D9D9"/>
            <w:noWrap/>
            <w:vAlign w:val="bottom"/>
            <w:hideMark/>
          </w:tcPr>
          <w:p w14:paraId="63B9943A" w14:textId="77777777" w:rsidR="007268A1" w:rsidRPr="00285796" w:rsidRDefault="007268A1" w:rsidP="00285796">
            <w:pPr>
              <w:jc w:val="both"/>
              <w:rPr>
                <w:color w:val="000000"/>
                <w:sz w:val="22"/>
                <w:szCs w:val="22"/>
              </w:rPr>
            </w:pPr>
            <w:r w:rsidRPr="00285796">
              <w:rPr>
                <w:color w:val="000000"/>
                <w:sz w:val="22"/>
                <w:szCs w:val="22"/>
              </w:rPr>
              <w:t>AOCS Cd 9-57</w:t>
            </w:r>
          </w:p>
        </w:tc>
      </w:tr>
      <w:tr w:rsidR="007268A1" w:rsidRPr="00285796" w14:paraId="12702164"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auto" w:fill="auto"/>
            <w:noWrap/>
            <w:vAlign w:val="bottom"/>
            <w:hideMark/>
          </w:tcPr>
          <w:p w14:paraId="60F3813E" w14:textId="77777777" w:rsidR="007268A1" w:rsidRPr="00285796" w:rsidRDefault="007268A1" w:rsidP="00285796">
            <w:pPr>
              <w:jc w:val="both"/>
              <w:rPr>
                <w:color w:val="000000"/>
                <w:sz w:val="22"/>
                <w:szCs w:val="22"/>
              </w:rPr>
            </w:pPr>
            <w:r w:rsidRPr="00285796">
              <w:rPr>
                <w:color w:val="000000"/>
                <w:sz w:val="22"/>
                <w:szCs w:val="22"/>
              </w:rPr>
              <w:t>Moisture, (</w:t>
            </w:r>
            <w:proofErr w:type="spellStart"/>
            <w:r w:rsidRPr="00285796">
              <w:rPr>
                <w:color w:val="000000"/>
                <w:sz w:val="22"/>
                <w:szCs w:val="22"/>
              </w:rPr>
              <w:t>wt</w:t>
            </w:r>
            <w:proofErr w:type="spellEnd"/>
            <w:r w:rsidRPr="00285796">
              <w:rPr>
                <w:color w:val="000000"/>
                <w:sz w:val="22"/>
                <w:szCs w:val="22"/>
              </w:rPr>
              <w:t xml:space="preserve"> %)</w:t>
            </w:r>
          </w:p>
        </w:tc>
        <w:tc>
          <w:tcPr>
            <w:tcW w:w="960" w:type="dxa"/>
            <w:tcBorders>
              <w:top w:val="single" w:sz="4" w:space="0" w:color="000000"/>
              <w:left w:val="nil"/>
              <w:bottom w:val="single" w:sz="4" w:space="0" w:color="000000"/>
              <w:right w:val="nil"/>
            </w:tcBorders>
            <w:shd w:val="clear" w:color="auto" w:fill="auto"/>
            <w:noWrap/>
            <w:vAlign w:val="bottom"/>
            <w:hideMark/>
          </w:tcPr>
          <w:p w14:paraId="78B22061" w14:textId="77777777" w:rsidR="007268A1" w:rsidRPr="00285796" w:rsidRDefault="007268A1" w:rsidP="00285796">
            <w:pPr>
              <w:jc w:val="both"/>
              <w:rPr>
                <w:color w:val="000000"/>
                <w:sz w:val="22"/>
                <w:szCs w:val="22"/>
              </w:rPr>
            </w:pPr>
            <w:r w:rsidRPr="00285796">
              <w:rPr>
                <w:color w:val="000000"/>
                <w:sz w:val="22"/>
                <w:szCs w:val="22"/>
              </w:rPr>
              <w:t>0.01</w:t>
            </w:r>
          </w:p>
        </w:tc>
        <w:tc>
          <w:tcPr>
            <w:tcW w:w="960" w:type="dxa"/>
            <w:tcBorders>
              <w:top w:val="single" w:sz="4" w:space="0" w:color="000000"/>
              <w:left w:val="nil"/>
              <w:bottom w:val="single" w:sz="4" w:space="0" w:color="000000"/>
              <w:right w:val="nil"/>
            </w:tcBorders>
            <w:shd w:val="clear" w:color="auto" w:fill="auto"/>
            <w:noWrap/>
            <w:vAlign w:val="bottom"/>
            <w:hideMark/>
          </w:tcPr>
          <w:p w14:paraId="649128EA" w14:textId="77777777" w:rsidR="007268A1" w:rsidRPr="00285796" w:rsidRDefault="007268A1" w:rsidP="00285796">
            <w:pPr>
              <w:jc w:val="both"/>
              <w:rPr>
                <w:color w:val="000000"/>
                <w:sz w:val="22"/>
                <w:szCs w:val="22"/>
              </w:rPr>
            </w:pPr>
          </w:p>
        </w:tc>
        <w:tc>
          <w:tcPr>
            <w:tcW w:w="960" w:type="dxa"/>
            <w:tcBorders>
              <w:top w:val="single" w:sz="4" w:space="0" w:color="000000"/>
              <w:left w:val="nil"/>
              <w:bottom w:val="single" w:sz="4" w:space="0" w:color="000000"/>
              <w:right w:val="nil"/>
            </w:tcBorders>
            <w:shd w:val="clear" w:color="auto" w:fill="auto"/>
            <w:noWrap/>
            <w:vAlign w:val="bottom"/>
            <w:hideMark/>
          </w:tcPr>
          <w:p w14:paraId="2FDB86A1" w14:textId="77777777" w:rsidR="007268A1" w:rsidRPr="00285796" w:rsidRDefault="007268A1" w:rsidP="00285796">
            <w:pPr>
              <w:jc w:val="both"/>
              <w:rPr>
                <w:color w:val="000000"/>
                <w:sz w:val="22"/>
                <w:szCs w:val="22"/>
              </w:rPr>
            </w:pPr>
            <w:r w:rsidRPr="00285796">
              <w:rPr>
                <w:color w:val="000000"/>
                <w:sz w:val="22"/>
                <w:szCs w:val="22"/>
              </w:rPr>
              <w:t>0.1</w:t>
            </w:r>
          </w:p>
        </w:tc>
        <w:tc>
          <w:tcPr>
            <w:tcW w:w="2275" w:type="dxa"/>
            <w:tcBorders>
              <w:top w:val="single" w:sz="4" w:space="0" w:color="000000"/>
              <w:left w:val="nil"/>
              <w:bottom w:val="single" w:sz="4" w:space="0" w:color="000000"/>
              <w:right w:val="single" w:sz="4" w:space="0" w:color="000000"/>
            </w:tcBorders>
            <w:shd w:val="clear" w:color="auto" w:fill="auto"/>
            <w:noWrap/>
            <w:vAlign w:val="bottom"/>
            <w:hideMark/>
          </w:tcPr>
          <w:p w14:paraId="13C89E5D" w14:textId="77777777" w:rsidR="007268A1" w:rsidRPr="00285796" w:rsidRDefault="007268A1" w:rsidP="00285796">
            <w:pPr>
              <w:jc w:val="both"/>
              <w:rPr>
                <w:color w:val="000000"/>
                <w:sz w:val="22"/>
                <w:szCs w:val="22"/>
              </w:rPr>
            </w:pPr>
            <w:r w:rsidRPr="00285796">
              <w:rPr>
                <w:color w:val="000000"/>
                <w:sz w:val="22"/>
                <w:szCs w:val="22"/>
              </w:rPr>
              <w:t>AOCS Ca 2e -84</w:t>
            </w:r>
          </w:p>
        </w:tc>
      </w:tr>
      <w:tr w:rsidR="007C3F85" w:rsidRPr="00285796" w14:paraId="75C5CB9D"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D9D9D9" w:fill="D9D9D9"/>
            <w:noWrap/>
            <w:vAlign w:val="bottom"/>
            <w:hideMark/>
          </w:tcPr>
          <w:p w14:paraId="72BDB75E" w14:textId="77777777" w:rsidR="007268A1" w:rsidRPr="00285796" w:rsidRDefault="007268A1" w:rsidP="007C3F85">
            <w:pPr>
              <w:rPr>
                <w:color w:val="000000"/>
                <w:sz w:val="22"/>
                <w:szCs w:val="22"/>
              </w:rPr>
            </w:pPr>
            <w:r w:rsidRPr="00285796">
              <w:rPr>
                <w:color w:val="000000"/>
                <w:sz w:val="22"/>
                <w:szCs w:val="22"/>
              </w:rPr>
              <w:t>Acid Value, (mg KOH/g)</w:t>
            </w:r>
          </w:p>
        </w:tc>
        <w:tc>
          <w:tcPr>
            <w:tcW w:w="960" w:type="dxa"/>
            <w:tcBorders>
              <w:top w:val="single" w:sz="4" w:space="0" w:color="000000"/>
              <w:left w:val="nil"/>
              <w:bottom w:val="single" w:sz="4" w:space="0" w:color="000000"/>
              <w:right w:val="nil"/>
            </w:tcBorders>
            <w:shd w:val="clear" w:color="D9D9D9" w:fill="D9D9D9"/>
            <w:noWrap/>
            <w:vAlign w:val="bottom"/>
            <w:hideMark/>
          </w:tcPr>
          <w:p w14:paraId="73307A45" w14:textId="77777777" w:rsidR="007268A1" w:rsidRPr="00285796" w:rsidRDefault="007268A1" w:rsidP="00285796">
            <w:pPr>
              <w:jc w:val="both"/>
              <w:rPr>
                <w:color w:val="000000"/>
                <w:sz w:val="22"/>
                <w:szCs w:val="22"/>
              </w:rPr>
            </w:pPr>
            <w:r w:rsidRPr="00285796">
              <w:rPr>
                <w:color w:val="000000"/>
                <w:sz w:val="22"/>
                <w:szCs w:val="22"/>
              </w:rPr>
              <w:t>0.39</w:t>
            </w:r>
          </w:p>
        </w:tc>
        <w:tc>
          <w:tcPr>
            <w:tcW w:w="960" w:type="dxa"/>
            <w:tcBorders>
              <w:top w:val="single" w:sz="4" w:space="0" w:color="000000"/>
              <w:left w:val="nil"/>
              <w:bottom w:val="single" w:sz="4" w:space="0" w:color="000000"/>
              <w:right w:val="nil"/>
            </w:tcBorders>
            <w:shd w:val="clear" w:color="D9D9D9" w:fill="D9D9D9"/>
            <w:noWrap/>
            <w:vAlign w:val="bottom"/>
            <w:hideMark/>
          </w:tcPr>
          <w:p w14:paraId="25CFA347" w14:textId="77777777" w:rsidR="007268A1" w:rsidRPr="00285796" w:rsidRDefault="007268A1" w:rsidP="00285796">
            <w:pPr>
              <w:jc w:val="both"/>
              <w:rPr>
                <w:color w:val="000000"/>
                <w:sz w:val="22"/>
                <w:szCs w:val="22"/>
              </w:rPr>
            </w:pPr>
          </w:p>
        </w:tc>
        <w:tc>
          <w:tcPr>
            <w:tcW w:w="960" w:type="dxa"/>
            <w:tcBorders>
              <w:top w:val="single" w:sz="4" w:space="0" w:color="000000"/>
              <w:left w:val="nil"/>
              <w:bottom w:val="single" w:sz="4" w:space="0" w:color="000000"/>
              <w:right w:val="nil"/>
            </w:tcBorders>
            <w:shd w:val="clear" w:color="D9D9D9" w:fill="D9D9D9"/>
            <w:noWrap/>
            <w:vAlign w:val="bottom"/>
            <w:hideMark/>
          </w:tcPr>
          <w:p w14:paraId="29B79829" w14:textId="77777777" w:rsidR="007268A1" w:rsidRPr="00285796" w:rsidRDefault="007268A1" w:rsidP="00285796">
            <w:pPr>
              <w:jc w:val="both"/>
              <w:rPr>
                <w:color w:val="000000"/>
                <w:sz w:val="22"/>
                <w:szCs w:val="22"/>
              </w:rPr>
            </w:pPr>
            <w:r w:rsidRPr="00285796">
              <w:rPr>
                <w:color w:val="000000"/>
                <w:sz w:val="22"/>
                <w:szCs w:val="22"/>
              </w:rPr>
              <w:t>0.5</w:t>
            </w:r>
          </w:p>
        </w:tc>
        <w:tc>
          <w:tcPr>
            <w:tcW w:w="2275" w:type="dxa"/>
            <w:tcBorders>
              <w:top w:val="single" w:sz="4" w:space="0" w:color="000000"/>
              <w:left w:val="nil"/>
              <w:bottom w:val="single" w:sz="4" w:space="0" w:color="000000"/>
              <w:right w:val="single" w:sz="4" w:space="0" w:color="000000"/>
            </w:tcBorders>
            <w:shd w:val="clear" w:color="D9D9D9" w:fill="D9D9D9"/>
            <w:noWrap/>
            <w:vAlign w:val="bottom"/>
            <w:hideMark/>
          </w:tcPr>
          <w:p w14:paraId="03552DAC" w14:textId="77777777" w:rsidR="007268A1" w:rsidRPr="00285796" w:rsidRDefault="007268A1" w:rsidP="00285796">
            <w:pPr>
              <w:jc w:val="both"/>
              <w:rPr>
                <w:color w:val="000000"/>
                <w:sz w:val="22"/>
                <w:szCs w:val="22"/>
              </w:rPr>
            </w:pPr>
            <w:r w:rsidRPr="00285796">
              <w:rPr>
                <w:color w:val="000000"/>
                <w:sz w:val="22"/>
                <w:szCs w:val="22"/>
              </w:rPr>
              <w:t xml:space="preserve">AOCS </w:t>
            </w:r>
            <w:proofErr w:type="spellStart"/>
            <w:r w:rsidRPr="00285796">
              <w:rPr>
                <w:color w:val="000000"/>
                <w:sz w:val="22"/>
                <w:szCs w:val="22"/>
              </w:rPr>
              <w:t>Te</w:t>
            </w:r>
            <w:proofErr w:type="spellEnd"/>
            <w:r w:rsidRPr="00285796">
              <w:rPr>
                <w:color w:val="000000"/>
                <w:sz w:val="22"/>
                <w:szCs w:val="22"/>
              </w:rPr>
              <w:t xml:space="preserve"> 2a -64</w:t>
            </w:r>
          </w:p>
        </w:tc>
      </w:tr>
      <w:tr w:rsidR="007268A1" w:rsidRPr="00285796" w14:paraId="64EC10C8"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auto" w:fill="auto"/>
            <w:noWrap/>
            <w:vAlign w:val="bottom"/>
            <w:hideMark/>
          </w:tcPr>
          <w:p w14:paraId="402145B7" w14:textId="77777777" w:rsidR="007268A1" w:rsidRPr="00285796" w:rsidRDefault="007268A1" w:rsidP="00285796">
            <w:pPr>
              <w:jc w:val="both"/>
              <w:rPr>
                <w:color w:val="000000"/>
                <w:sz w:val="22"/>
                <w:szCs w:val="22"/>
              </w:rPr>
            </w:pPr>
            <w:r w:rsidRPr="00285796">
              <w:rPr>
                <w:color w:val="000000"/>
                <w:sz w:val="22"/>
                <w:szCs w:val="22"/>
              </w:rPr>
              <w:t>Color, APHA</w:t>
            </w:r>
          </w:p>
        </w:tc>
        <w:tc>
          <w:tcPr>
            <w:tcW w:w="960" w:type="dxa"/>
            <w:tcBorders>
              <w:top w:val="single" w:sz="4" w:space="0" w:color="000000"/>
              <w:left w:val="nil"/>
              <w:bottom w:val="single" w:sz="4" w:space="0" w:color="000000"/>
              <w:right w:val="nil"/>
            </w:tcBorders>
            <w:shd w:val="clear" w:color="auto" w:fill="auto"/>
            <w:noWrap/>
            <w:vAlign w:val="bottom"/>
            <w:hideMark/>
          </w:tcPr>
          <w:p w14:paraId="577C5BD0" w14:textId="77777777" w:rsidR="007268A1" w:rsidRPr="00285796" w:rsidRDefault="007268A1" w:rsidP="00285796">
            <w:pPr>
              <w:jc w:val="both"/>
              <w:rPr>
                <w:color w:val="000000"/>
                <w:sz w:val="22"/>
                <w:szCs w:val="22"/>
              </w:rPr>
            </w:pPr>
            <w:r w:rsidRPr="00285796">
              <w:rPr>
                <w:color w:val="000000"/>
                <w:sz w:val="22"/>
                <w:szCs w:val="22"/>
              </w:rPr>
              <w:t>99</w:t>
            </w:r>
          </w:p>
        </w:tc>
        <w:tc>
          <w:tcPr>
            <w:tcW w:w="960" w:type="dxa"/>
            <w:tcBorders>
              <w:top w:val="single" w:sz="4" w:space="0" w:color="000000"/>
              <w:left w:val="nil"/>
              <w:bottom w:val="single" w:sz="4" w:space="0" w:color="000000"/>
              <w:right w:val="nil"/>
            </w:tcBorders>
            <w:shd w:val="clear" w:color="auto" w:fill="auto"/>
            <w:noWrap/>
            <w:vAlign w:val="bottom"/>
            <w:hideMark/>
          </w:tcPr>
          <w:p w14:paraId="58DB2EB3" w14:textId="77777777" w:rsidR="007268A1" w:rsidRPr="00285796" w:rsidRDefault="007268A1" w:rsidP="00285796">
            <w:pPr>
              <w:jc w:val="both"/>
              <w:rPr>
                <w:color w:val="000000"/>
                <w:sz w:val="22"/>
                <w:szCs w:val="22"/>
              </w:rPr>
            </w:pPr>
          </w:p>
        </w:tc>
        <w:tc>
          <w:tcPr>
            <w:tcW w:w="960" w:type="dxa"/>
            <w:tcBorders>
              <w:top w:val="single" w:sz="4" w:space="0" w:color="000000"/>
              <w:left w:val="nil"/>
              <w:bottom w:val="single" w:sz="4" w:space="0" w:color="000000"/>
              <w:right w:val="nil"/>
            </w:tcBorders>
            <w:shd w:val="clear" w:color="auto" w:fill="auto"/>
            <w:noWrap/>
            <w:vAlign w:val="bottom"/>
            <w:hideMark/>
          </w:tcPr>
          <w:p w14:paraId="6B9B77B2" w14:textId="77777777" w:rsidR="007268A1" w:rsidRPr="00285796" w:rsidRDefault="007268A1" w:rsidP="00285796">
            <w:pPr>
              <w:jc w:val="both"/>
              <w:rPr>
                <w:color w:val="000000"/>
                <w:sz w:val="22"/>
                <w:szCs w:val="22"/>
              </w:rPr>
            </w:pPr>
            <w:r w:rsidRPr="00285796">
              <w:rPr>
                <w:color w:val="000000"/>
                <w:sz w:val="22"/>
                <w:szCs w:val="22"/>
              </w:rPr>
              <w:t>150</w:t>
            </w:r>
          </w:p>
        </w:tc>
        <w:tc>
          <w:tcPr>
            <w:tcW w:w="2275" w:type="dxa"/>
            <w:tcBorders>
              <w:top w:val="single" w:sz="4" w:space="0" w:color="000000"/>
              <w:left w:val="nil"/>
              <w:bottom w:val="single" w:sz="4" w:space="0" w:color="000000"/>
              <w:right w:val="single" w:sz="4" w:space="0" w:color="000000"/>
            </w:tcBorders>
            <w:shd w:val="clear" w:color="auto" w:fill="auto"/>
            <w:noWrap/>
            <w:vAlign w:val="bottom"/>
            <w:hideMark/>
          </w:tcPr>
          <w:p w14:paraId="464BCC5E" w14:textId="77777777" w:rsidR="007268A1" w:rsidRPr="00285796" w:rsidRDefault="007268A1" w:rsidP="00285796">
            <w:pPr>
              <w:jc w:val="both"/>
              <w:rPr>
                <w:color w:val="000000"/>
                <w:sz w:val="22"/>
                <w:szCs w:val="22"/>
              </w:rPr>
            </w:pPr>
            <w:r w:rsidRPr="00285796">
              <w:rPr>
                <w:color w:val="000000"/>
                <w:sz w:val="22"/>
                <w:szCs w:val="22"/>
              </w:rPr>
              <w:t>ASTM 1209</w:t>
            </w:r>
          </w:p>
        </w:tc>
      </w:tr>
      <w:tr w:rsidR="007C3F85" w:rsidRPr="00285796" w14:paraId="6C3ECDD6"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D9D9D9" w:fill="D9D9D9"/>
            <w:noWrap/>
            <w:vAlign w:val="bottom"/>
            <w:hideMark/>
          </w:tcPr>
          <w:p w14:paraId="4F4CB24E" w14:textId="731608A2" w:rsidR="007268A1" w:rsidRPr="00285796" w:rsidRDefault="007268A1" w:rsidP="00285796">
            <w:pPr>
              <w:jc w:val="both"/>
              <w:rPr>
                <w:color w:val="000000"/>
                <w:sz w:val="22"/>
                <w:szCs w:val="22"/>
              </w:rPr>
            </w:pPr>
            <w:r w:rsidRPr="00285796">
              <w:rPr>
                <w:color w:val="000000"/>
                <w:sz w:val="22"/>
                <w:szCs w:val="22"/>
              </w:rPr>
              <w:t>Viscosity</w:t>
            </w:r>
            <w:r w:rsidR="007C3F85">
              <w:rPr>
                <w:color w:val="000000"/>
                <w:sz w:val="22"/>
                <w:szCs w:val="22"/>
              </w:rPr>
              <w:t xml:space="preserve">, </w:t>
            </w:r>
            <w:r w:rsidRPr="00285796">
              <w:rPr>
                <w:color w:val="000000"/>
                <w:sz w:val="22"/>
                <w:szCs w:val="22"/>
              </w:rPr>
              <w:t>(</w:t>
            </w:r>
            <w:proofErr w:type="spellStart"/>
            <w:r w:rsidRPr="00285796">
              <w:rPr>
                <w:color w:val="000000"/>
                <w:sz w:val="22"/>
                <w:szCs w:val="22"/>
              </w:rPr>
              <w:t>cP</w:t>
            </w:r>
            <w:proofErr w:type="spellEnd"/>
            <w:r w:rsidRPr="00285796">
              <w:rPr>
                <w:color w:val="000000"/>
                <w:sz w:val="22"/>
                <w:szCs w:val="22"/>
              </w:rPr>
              <w:t>)</w:t>
            </w:r>
          </w:p>
        </w:tc>
        <w:tc>
          <w:tcPr>
            <w:tcW w:w="960" w:type="dxa"/>
            <w:tcBorders>
              <w:top w:val="single" w:sz="4" w:space="0" w:color="000000"/>
              <w:left w:val="nil"/>
              <w:bottom w:val="single" w:sz="4" w:space="0" w:color="000000"/>
              <w:right w:val="nil"/>
            </w:tcBorders>
            <w:shd w:val="clear" w:color="D9D9D9" w:fill="D9D9D9"/>
            <w:noWrap/>
            <w:vAlign w:val="bottom"/>
            <w:hideMark/>
          </w:tcPr>
          <w:p w14:paraId="4C613885" w14:textId="77777777" w:rsidR="007268A1" w:rsidRPr="00285796" w:rsidRDefault="007268A1" w:rsidP="00285796">
            <w:pPr>
              <w:jc w:val="both"/>
              <w:rPr>
                <w:color w:val="000000"/>
                <w:sz w:val="22"/>
                <w:szCs w:val="22"/>
              </w:rPr>
            </w:pPr>
          </w:p>
        </w:tc>
        <w:tc>
          <w:tcPr>
            <w:tcW w:w="960" w:type="dxa"/>
            <w:tcBorders>
              <w:top w:val="single" w:sz="4" w:space="0" w:color="000000"/>
              <w:left w:val="nil"/>
              <w:bottom w:val="single" w:sz="4" w:space="0" w:color="000000"/>
              <w:right w:val="nil"/>
            </w:tcBorders>
            <w:shd w:val="clear" w:color="D9D9D9" w:fill="D9D9D9"/>
            <w:noWrap/>
            <w:vAlign w:val="bottom"/>
            <w:hideMark/>
          </w:tcPr>
          <w:p w14:paraId="48C22C85" w14:textId="77777777" w:rsidR="007268A1" w:rsidRPr="00285796" w:rsidRDefault="007268A1" w:rsidP="00285796">
            <w:pPr>
              <w:jc w:val="both"/>
              <w:rPr>
                <w:sz w:val="22"/>
                <w:szCs w:val="22"/>
              </w:rPr>
            </w:pPr>
          </w:p>
        </w:tc>
        <w:tc>
          <w:tcPr>
            <w:tcW w:w="960" w:type="dxa"/>
            <w:tcBorders>
              <w:top w:val="single" w:sz="4" w:space="0" w:color="000000"/>
              <w:left w:val="nil"/>
              <w:bottom w:val="single" w:sz="4" w:space="0" w:color="000000"/>
              <w:right w:val="nil"/>
            </w:tcBorders>
            <w:shd w:val="clear" w:color="D9D9D9" w:fill="D9D9D9"/>
            <w:noWrap/>
            <w:vAlign w:val="bottom"/>
            <w:hideMark/>
          </w:tcPr>
          <w:p w14:paraId="5C32BADD" w14:textId="77777777" w:rsidR="007268A1" w:rsidRPr="00285796" w:rsidRDefault="007268A1" w:rsidP="00285796">
            <w:pPr>
              <w:jc w:val="both"/>
              <w:rPr>
                <w:sz w:val="22"/>
                <w:szCs w:val="22"/>
              </w:rPr>
            </w:pPr>
          </w:p>
        </w:tc>
        <w:tc>
          <w:tcPr>
            <w:tcW w:w="2275" w:type="dxa"/>
            <w:tcBorders>
              <w:top w:val="single" w:sz="4" w:space="0" w:color="000000"/>
              <w:left w:val="nil"/>
              <w:bottom w:val="single" w:sz="4" w:space="0" w:color="000000"/>
              <w:right w:val="single" w:sz="4" w:space="0" w:color="000000"/>
            </w:tcBorders>
            <w:shd w:val="clear" w:color="D9D9D9" w:fill="D9D9D9"/>
            <w:noWrap/>
            <w:vAlign w:val="bottom"/>
            <w:hideMark/>
          </w:tcPr>
          <w:p w14:paraId="2137943E" w14:textId="77777777" w:rsidR="007268A1" w:rsidRPr="00285796" w:rsidRDefault="007268A1" w:rsidP="00285796">
            <w:pPr>
              <w:jc w:val="both"/>
              <w:rPr>
                <w:sz w:val="22"/>
                <w:szCs w:val="22"/>
              </w:rPr>
            </w:pPr>
            <w:r w:rsidRPr="00285796">
              <w:rPr>
                <w:sz w:val="22"/>
                <w:szCs w:val="22"/>
              </w:rPr>
              <w:t>Brookfield</w:t>
            </w:r>
          </w:p>
        </w:tc>
      </w:tr>
    </w:tbl>
    <w:p w14:paraId="28569EE5" w14:textId="77777777" w:rsidR="002D55D7" w:rsidRPr="00285796" w:rsidRDefault="002D55D7" w:rsidP="00285796">
      <w:pPr>
        <w:tabs>
          <w:tab w:val="left" w:pos="720"/>
          <w:tab w:val="left" w:pos="5040"/>
        </w:tabs>
        <w:jc w:val="both"/>
        <w:rPr>
          <w:sz w:val="22"/>
          <w:szCs w:val="22"/>
        </w:rPr>
      </w:pPr>
    </w:p>
    <w:sectPr w:rsidR="002D55D7" w:rsidRPr="00285796" w:rsidSect="007C63AB">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7" w:author="Burke, Matt" w:date="2020-06-27T20:44:00Z" w:initials="BM">
    <w:p w14:paraId="0DB47302" w14:textId="77777777" w:rsidR="00931005" w:rsidRDefault="00931005">
      <w:pPr>
        <w:pStyle w:val="CommentText"/>
      </w:pPr>
      <w:r>
        <w:rPr>
          <w:rStyle w:val="CommentReference"/>
        </w:rPr>
        <w:annotationRef/>
      </w:r>
      <w:r>
        <w:t>Kent – Do you want to include this requirement?  If not, we can delete.</w:t>
      </w:r>
    </w:p>
  </w:comment>
  <w:comment w:id="8" w:author="Burke, Matt" w:date="2020-06-27T20:48:00Z" w:initials="BM">
    <w:p w14:paraId="32601540" w14:textId="77777777" w:rsidR="00E76162" w:rsidRDefault="00E76162">
      <w:pPr>
        <w:pStyle w:val="CommentText"/>
      </w:pPr>
      <w:r>
        <w:rPr>
          <w:rStyle w:val="CommentReference"/>
        </w:rPr>
        <w:annotationRef/>
      </w:r>
    </w:p>
    <w:p w14:paraId="5EACC0C2" w14:textId="237AA030" w:rsidR="00CE072F" w:rsidRDefault="00CE072F">
      <w:pPr>
        <w:pStyle w:val="CommentText"/>
      </w:pPr>
    </w:p>
  </w:comment>
  <w:comment w:id="10" w:author="Burke, Matt" w:date="2020-06-27T22:09:00Z" w:initials="BM">
    <w:p w14:paraId="29BE7060" w14:textId="77777777" w:rsidR="00CE072F" w:rsidRDefault="00664758">
      <w:pPr>
        <w:pStyle w:val="CommentText"/>
        <w:rPr>
          <w:rStyle w:val="CommentReference"/>
        </w:rPr>
      </w:pPr>
      <w:r>
        <w:rPr>
          <w:rStyle w:val="CommentReference"/>
        </w:rPr>
        <w:annotationRef/>
      </w:r>
    </w:p>
    <w:p w14:paraId="6BB09119" w14:textId="6B6556C3" w:rsidR="00664758" w:rsidRDefault="00EE52BA">
      <w:pPr>
        <w:pStyle w:val="CommentText"/>
      </w:pPr>
      <w:r>
        <w:t xml:space="preserve"> </w:t>
      </w:r>
    </w:p>
  </w:comment>
  <w:comment w:id="21" w:author="Burke, Matt" w:date="2020-06-27T20:55:00Z" w:initials="BM">
    <w:p w14:paraId="4CFC188D" w14:textId="77777777" w:rsidR="00CE072F" w:rsidRDefault="00E76162">
      <w:pPr>
        <w:pStyle w:val="CommentText"/>
        <w:rPr>
          <w:rStyle w:val="CommentReference"/>
        </w:rPr>
      </w:pPr>
      <w:r>
        <w:rPr>
          <w:rStyle w:val="CommentReference"/>
        </w:rPr>
        <w:annotationRef/>
      </w:r>
    </w:p>
    <w:p w14:paraId="246BB2B0" w14:textId="6C0312FB" w:rsidR="00E76162" w:rsidRDefault="00E76162">
      <w:pPr>
        <w:pStyle w:val="CommentText"/>
      </w:pPr>
      <w:r>
        <w:t xml:space="preserve"> </w:t>
      </w:r>
    </w:p>
  </w:comment>
  <w:comment w:id="22" w:author="Michael Forrester" w:date="2020-07-08T16:33:00Z" w:initials="MF">
    <w:p w14:paraId="6750E1D4" w14:textId="376CA087" w:rsidR="00DA7087" w:rsidRDefault="00DA7087">
      <w:pPr>
        <w:pStyle w:val="CommentText"/>
      </w:pPr>
      <w:r>
        <w:rPr>
          <w:rStyle w:val="CommentReference"/>
        </w:rPr>
        <w:annotationRef/>
      </w:r>
      <w:r>
        <w:t>This is dealt with in the exclusive sub-license</w:t>
      </w:r>
    </w:p>
  </w:comment>
  <w:comment w:id="23" w:author="Burke, Matt" w:date="2020-08-06T13:40:00Z" w:initials="BM">
    <w:p w14:paraId="0F4DBEE2" w14:textId="2F5B5FEB" w:rsidR="00B853A4" w:rsidRDefault="00B853A4">
      <w:pPr>
        <w:pStyle w:val="CommentText"/>
      </w:pPr>
      <w:r>
        <w:rPr>
          <w:rStyle w:val="CommentReference"/>
        </w:rPr>
        <w:annotationRef/>
      </w:r>
      <w:r>
        <w:t xml:space="preserve">Would prefer to include in this Agreement so it is clear if someone is just looking at this agreement.  </w:t>
      </w:r>
    </w:p>
  </w:comment>
  <w:comment w:id="28" w:author="Michael Forrester" w:date="2020-07-08T17:10:00Z" w:initials="MF">
    <w:p w14:paraId="332E4178" w14:textId="7C663A74" w:rsidR="00444592" w:rsidRDefault="00444592">
      <w:pPr>
        <w:pStyle w:val="CommentText"/>
      </w:pPr>
      <w:r>
        <w:rPr>
          <w:rStyle w:val="CommentReference"/>
        </w:rPr>
        <w:annotationRef/>
      </w:r>
      <w:r>
        <w:t>This can probably be removed as we are including the license agreement as the master document</w:t>
      </w:r>
    </w:p>
  </w:comment>
  <w:comment w:id="29" w:author="Burke, Matt" w:date="2020-07-30T15:31:00Z" w:initials="BM">
    <w:p w14:paraId="2027E1F7" w14:textId="2BFAE7AD" w:rsidR="00691C8A" w:rsidRDefault="00513C67">
      <w:pPr>
        <w:pStyle w:val="CommentText"/>
      </w:pPr>
      <w:r>
        <w:t>Would prefer to leave this in Agreement.  Can cross refer</w:t>
      </w:r>
      <w:r w:rsidR="00AA0420">
        <w:t xml:space="preserve">ence existence of sub-license agreement but would prefer to include in case someone is just looking at this agreement.  </w:t>
      </w:r>
    </w:p>
  </w:comment>
  <w:comment w:id="47" w:author="Burke, Matt" w:date="2020-06-27T21:17:00Z" w:initials="BM">
    <w:p w14:paraId="4EF11872" w14:textId="1243AFCC" w:rsidR="00CE072F" w:rsidRDefault="003B1419">
      <w:pPr>
        <w:pStyle w:val="CommentText"/>
        <w:rPr>
          <w:rStyle w:val="CommentReference"/>
        </w:rPr>
      </w:pPr>
      <w:r>
        <w:rPr>
          <w:rStyle w:val="CommentReference"/>
        </w:rPr>
        <w:annotationRef/>
      </w:r>
    </w:p>
    <w:p w14:paraId="2F66CE2E" w14:textId="6BB0040C" w:rsidR="003B1419" w:rsidRDefault="003B1419">
      <w:pPr>
        <w:pStyle w:val="CommentText"/>
      </w:pPr>
      <w:r>
        <w:t xml:space="preserve"> </w:t>
      </w:r>
    </w:p>
  </w:comment>
  <w:comment w:id="65" w:author="Burke, Matt" w:date="2020-07-30T15:34:00Z" w:initials="BM">
    <w:p w14:paraId="0EDE6D92" w14:textId="5396B49C" w:rsidR="00691C8A" w:rsidRDefault="00691C8A">
      <w:pPr>
        <w:pStyle w:val="CommentText"/>
      </w:pPr>
      <w:r>
        <w:rPr>
          <w:rStyle w:val="CommentReference"/>
        </w:rPr>
        <w:annotationRef/>
      </w:r>
      <w:r>
        <w:t xml:space="preserve">I would include the Term provision in this agreement even if it is identical to the Sublicense agreement.  </w:t>
      </w:r>
    </w:p>
  </w:comment>
  <w:comment w:id="73" w:author="Michael Forrester" w:date="2020-07-08T16:37:00Z" w:initials="MF">
    <w:p w14:paraId="2C8F4C4A" w14:textId="42FD3193" w:rsidR="00D03F31" w:rsidRDefault="00D03F31">
      <w:pPr>
        <w:pStyle w:val="CommentText"/>
      </w:pPr>
      <w:r>
        <w:rPr>
          <w:rStyle w:val="CommentReference"/>
        </w:rPr>
        <w:annotationRef/>
      </w:r>
      <w:r>
        <w:t>Covered in the sub-license</w:t>
      </w:r>
    </w:p>
  </w:comment>
  <w:comment w:id="100" w:author="Michael Forrester" w:date="2020-07-08T16:38:00Z" w:initials="MF">
    <w:p w14:paraId="6990D112" w14:textId="5AE56810" w:rsidR="00D03F31" w:rsidRDefault="00D03F31">
      <w:pPr>
        <w:pStyle w:val="CommentText"/>
      </w:pPr>
      <w:r>
        <w:rPr>
          <w:rStyle w:val="CommentReference"/>
        </w:rPr>
        <w:annotationRef/>
      </w:r>
      <w:r>
        <w:t>Covered in the Sub-license</w:t>
      </w:r>
    </w:p>
  </w:comment>
  <w:comment w:id="101" w:author="Burke, Matt" w:date="2020-07-30T15:37:00Z" w:initials="BM">
    <w:p w14:paraId="5875FFBA" w14:textId="0193151F" w:rsidR="00D156E6" w:rsidRDefault="00D156E6">
      <w:pPr>
        <w:pStyle w:val="CommentText"/>
      </w:pPr>
      <w:r>
        <w:rPr>
          <w:rStyle w:val="CommentReference"/>
        </w:rPr>
        <w:annotationRef/>
      </w:r>
      <w:r>
        <w:t xml:space="preserve">Would prefer to re-state this in this agreement because of the commercial nature of the audit.  </w:t>
      </w:r>
    </w:p>
  </w:comment>
  <w:comment w:id="147" w:author="Michael Forrester" w:date="2020-07-08T16:41:00Z" w:initials="MF">
    <w:p w14:paraId="23167939" w14:textId="6E042040" w:rsidR="00D03F31" w:rsidRDefault="00D03F31">
      <w:pPr>
        <w:pStyle w:val="CommentText"/>
      </w:pPr>
      <w:r>
        <w:rPr>
          <w:rStyle w:val="CommentReference"/>
        </w:rPr>
        <w:annotationRef/>
      </w:r>
      <w:r>
        <w:t xml:space="preserve">I think this will have to be on the consulting agreement.  </w:t>
      </w:r>
    </w:p>
  </w:comment>
  <w:comment w:id="181" w:author="Michael Forrester" w:date="2020-08-07T08:49:00Z" w:initials="mf">
    <w:p w14:paraId="43F7A1CF" w14:textId="38A308AB" w:rsidR="002F2B35" w:rsidRDefault="002F2B35">
      <w:pPr>
        <w:pStyle w:val="CommentText"/>
      </w:pPr>
      <w:r>
        <w:rPr>
          <w:rStyle w:val="CommentReference"/>
        </w:rPr>
        <w:annotationRef/>
      </w:r>
      <w:r>
        <w:t>Arbitration?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DB47302" w15:done="1"/>
  <w15:commentEx w15:paraId="5EACC0C2" w15:done="1"/>
  <w15:commentEx w15:paraId="6BB09119" w15:done="1"/>
  <w15:commentEx w15:paraId="246BB2B0" w15:done="1"/>
  <w15:commentEx w15:paraId="6750E1D4" w15:done="0"/>
  <w15:commentEx w15:paraId="0F4DBEE2" w15:paraIdParent="6750E1D4" w15:done="0"/>
  <w15:commentEx w15:paraId="332E4178" w15:done="0"/>
  <w15:commentEx w15:paraId="2027E1F7" w15:paraIdParent="332E4178" w15:done="0"/>
  <w15:commentEx w15:paraId="2F66CE2E" w15:done="1"/>
  <w15:commentEx w15:paraId="0EDE6D92" w15:done="0"/>
  <w15:commentEx w15:paraId="2C8F4C4A" w15:done="0"/>
  <w15:commentEx w15:paraId="6990D112" w15:done="0"/>
  <w15:commentEx w15:paraId="5875FFBA" w15:paraIdParent="6990D112" w15:done="0"/>
  <w15:commentEx w15:paraId="23167939" w15:done="1"/>
  <w15:commentEx w15:paraId="43F7A1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793FE" w16cex:dateUtc="2020-08-07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DB47302" w16cid:durableId="22A22E1C"/>
  <w16cid:commentId w16cid:paraId="5EACC0C2" w16cid:durableId="22A22F26"/>
  <w16cid:commentId w16cid:paraId="6BB09119" w16cid:durableId="22A24227"/>
  <w16cid:commentId w16cid:paraId="246BB2B0" w16cid:durableId="22A230C4"/>
  <w16cid:commentId w16cid:paraId="6750E1D4" w16cid:durableId="22CD6164"/>
  <w16cid:commentId w16cid:paraId="0F4DBEE2" w16cid:durableId="22D686B5"/>
  <w16cid:commentId w16cid:paraId="332E4178" w16cid:durableId="22CD6165"/>
  <w16cid:commentId w16cid:paraId="2027E1F7" w16cid:durableId="22CD6662"/>
  <w16cid:commentId w16cid:paraId="2F66CE2E" w16cid:durableId="22A23603"/>
  <w16cid:commentId w16cid:paraId="0EDE6D92" w16cid:durableId="22CD66F7"/>
  <w16cid:commentId w16cid:paraId="2C8F4C4A" w16cid:durableId="22CD6169"/>
  <w16cid:commentId w16cid:paraId="6990D112" w16cid:durableId="22CD616A"/>
  <w16cid:commentId w16cid:paraId="5875FFBA" w16cid:durableId="22CD67CB"/>
  <w16cid:commentId w16cid:paraId="23167939" w16cid:durableId="22CD616B"/>
  <w16cid:commentId w16cid:paraId="43F7A1CF" w16cid:durableId="22D793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0908B7" w14:textId="77777777" w:rsidR="00872261" w:rsidRDefault="00872261">
      <w:r>
        <w:separator/>
      </w:r>
    </w:p>
  </w:endnote>
  <w:endnote w:type="continuationSeparator" w:id="0">
    <w:p w14:paraId="02791F49" w14:textId="77777777" w:rsidR="00872261" w:rsidRDefault="00872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7E24E0" w14:textId="77777777" w:rsidR="00611172" w:rsidRDefault="00611172" w:rsidP="001A08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59691B" w14:textId="77777777" w:rsidR="00611172" w:rsidRDefault="0061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A0464" w14:textId="77777777" w:rsidR="00611172" w:rsidRDefault="00611172" w:rsidP="001A08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B0FC1">
      <w:rPr>
        <w:rStyle w:val="PageNumber"/>
        <w:noProof/>
      </w:rPr>
      <w:t>2</w:t>
    </w:r>
    <w:r>
      <w:rPr>
        <w:rStyle w:val="PageNumber"/>
      </w:rPr>
      <w:fldChar w:fldCharType="end"/>
    </w:r>
  </w:p>
  <w:p w14:paraId="5AB723BA" w14:textId="7EE695AB" w:rsidR="00611172" w:rsidRPr="00EA1618" w:rsidRDefault="00611172" w:rsidP="00EA1618">
    <w:pPr>
      <w:pStyle w:val="Footer"/>
      <w:jc w:val="righ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F9483" w14:textId="77777777" w:rsidR="00EA1618" w:rsidRPr="00EA1618" w:rsidRDefault="00EA1618" w:rsidP="00EA1618">
    <w:pPr>
      <w:pStyle w:val="Footer"/>
      <w:jc w:val="right"/>
      <w:rPr>
        <w:sz w:val="16"/>
        <w:szCs w:val="16"/>
      </w:rPr>
    </w:pPr>
    <w:r>
      <w:rPr>
        <w:sz w:val="16"/>
        <w:szCs w:val="16"/>
      </w:rPr>
      <w:t>Execution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C451B4" w14:textId="77777777" w:rsidR="00872261" w:rsidRDefault="00872261">
      <w:r>
        <w:separator/>
      </w:r>
    </w:p>
  </w:footnote>
  <w:footnote w:type="continuationSeparator" w:id="0">
    <w:p w14:paraId="77405B14" w14:textId="77777777" w:rsidR="00872261" w:rsidRDefault="00872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77B56" w14:textId="27DC9CCB" w:rsidR="00611172" w:rsidRPr="00337A61" w:rsidRDefault="00337A61" w:rsidP="009549A8">
    <w:pPr>
      <w:pStyle w:val="Header"/>
      <w:jc w:val="right"/>
    </w:pPr>
    <w:r>
      <w:t>(</w:t>
    </w:r>
    <w:r>
      <w:rPr>
        <w:b/>
        <w:bCs/>
      </w:rPr>
      <w:t xml:space="preserve">DRAFT: </w:t>
    </w:r>
    <w:ins w:id="300" w:author="Michael Forrester" w:date="2020-07-10T16:11:00Z">
      <w:del w:id="301" w:author="Burke, Matt" w:date="2020-08-06T13:38:00Z">
        <w:r w:rsidR="009B0FC1" w:rsidDel="00A86651">
          <w:rPr>
            <w:b/>
            <w:bCs/>
          </w:rPr>
          <w:delText>7</w:delText>
        </w:r>
      </w:del>
    </w:ins>
    <w:ins w:id="302" w:author="Burke, Matt" w:date="2020-08-06T13:38:00Z">
      <w:r w:rsidR="00A86651">
        <w:rPr>
          <w:b/>
          <w:bCs/>
        </w:rPr>
        <w:t>8</w:t>
      </w:r>
    </w:ins>
    <w:del w:id="303" w:author="Michael Forrester" w:date="2020-07-10T16:11:00Z">
      <w:r w:rsidDel="009B0FC1">
        <w:rPr>
          <w:b/>
          <w:bCs/>
        </w:rPr>
        <w:delText>6</w:delText>
      </w:r>
    </w:del>
    <w:r>
      <w:rPr>
        <w:b/>
        <w:bCs/>
      </w:rPr>
      <w:t>/</w:t>
    </w:r>
    <w:del w:id="304" w:author="Michael Forrester" w:date="2020-07-10T16:11:00Z">
      <w:r w:rsidR="0062068A" w:rsidDel="009B0FC1">
        <w:rPr>
          <w:b/>
          <w:bCs/>
        </w:rPr>
        <w:delText>30</w:delText>
      </w:r>
    </w:del>
    <w:ins w:id="305" w:author="Michael Forrester" w:date="2020-07-10T16:11:00Z">
      <w:del w:id="306" w:author="Burke, Matt" w:date="2020-08-06T13:38:00Z">
        <w:r w:rsidR="009B0FC1" w:rsidDel="00783783">
          <w:rPr>
            <w:b/>
            <w:bCs/>
          </w:rPr>
          <w:delText>10</w:delText>
        </w:r>
      </w:del>
    </w:ins>
    <w:ins w:id="307" w:author="Burke, Matt" w:date="2020-08-06T13:38:00Z">
      <w:r w:rsidR="00783783">
        <w:rPr>
          <w:b/>
          <w:bCs/>
        </w:rPr>
        <w:t>6</w:t>
      </w:r>
    </w:ins>
    <w:r>
      <w:rPr>
        <w:b/>
        <w:bCs/>
      </w:rPr>
      <w:t>/2020</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A55BA" w14:textId="3CB13B28" w:rsidR="00611172" w:rsidRPr="00337A61" w:rsidRDefault="00F16667" w:rsidP="00F16667">
    <w:pPr>
      <w:pStyle w:val="Header"/>
      <w:jc w:val="right"/>
    </w:pPr>
    <w:r>
      <w:t>(</w:t>
    </w:r>
    <w:r w:rsidR="00337A61">
      <w:rPr>
        <w:b/>
        <w:bCs/>
      </w:rPr>
      <w:t xml:space="preserve">DRAFT: </w:t>
    </w:r>
    <w:ins w:id="308" w:author="Michael Forrester" w:date="2020-07-10T11:53:00Z">
      <w:del w:id="309" w:author="Burke, Matt" w:date="2020-08-06T13:39:00Z">
        <w:r w:rsidR="00C2122D" w:rsidDel="00783783">
          <w:rPr>
            <w:b/>
            <w:bCs/>
          </w:rPr>
          <w:delText>7</w:delText>
        </w:r>
      </w:del>
    </w:ins>
    <w:ins w:id="310" w:author="Burke, Matt" w:date="2020-08-06T13:39:00Z">
      <w:r w:rsidR="00783783">
        <w:rPr>
          <w:b/>
          <w:bCs/>
        </w:rPr>
        <w:t>8</w:t>
      </w:r>
    </w:ins>
    <w:del w:id="311" w:author="Michael Forrester" w:date="2020-07-10T11:53:00Z">
      <w:r w:rsidR="00337A61" w:rsidDel="00C2122D">
        <w:rPr>
          <w:b/>
          <w:bCs/>
        </w:rPr>
        <w:delText>6</w:delText>
      </w:r>
    </w:del>
    <w:r w:rsidR="00337A61">
      <w:rPr>
        <w:b/>
        <w:bCs/>
      </w:rPr>
      <w:t>/</w:t>
    </w:r>
    <w:ins w:id="312" w:author="Michael Forrester" w:date="2020-07-10T11:53:00Z">
      <w:del w:id="313" w:author="Burke, Matt" w:date="2020-08-06T13:39:00Z">
        <w:r w:rsidR="00C2122D" w:rsidDel="00783783">
          <w:rPr>
            <w:b/>
            <w:bCs/>
          </w:rPr>
          <w:delText>10</w:delText>
        </w:r>
      </w:del>
    </w:ins>
    <w:ins w:id="314" w:author="Burke, Matt" w:date="2020-08-06T13:39:00Z">
      <w:r w:rsidR="00783783">
        <w:rPr>
          <w:b/>
          <w:bCs/>
        </w:rPr>
        <w:t>6</w:t>
      </w:r>
    </w:ins>
    <w:del w:id="315" w:author="Michael Forrester" w:date="2020-07-10T11:53:00Z">
      <w:r w:rsidR="0062068A" w:rsidDel="00C2122D">
        <w:rPr>
          <w:b/>
          <w:bCs/>
        </w:rPr>
        <w:delText>30</w:delText>
      </w:r>
    </w:del>
    <w:r w:rsidR="00337A61">
      <w:rPr>
        <w:b/>
        <w:bCs/>
      </w:rPr>
      <w:t>/2020</w:t>
    </w:r>
    <w:r w:rsidR="00337A61">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B5168"/>
    <w:multiLevelType w:val="hybridMultilevel"/>
    <w:tmpl w:val="26BC68F6"/>
    <w:lvl w:ilvl="0" w:tplc="BCB04D9E">
      <w:start w:val="8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F3AE2"/>
    <w:multiLevelType w:val="singleLevel"/>
    <w:tmpl w:val="69741158"/>
    <w:lvl w:ilvl="0">
      <w:start w:val="2"/>
      <w:numFmt w:val="decimal"/>
      <w:lvlText w:val="%1."/>
      <w:lvlJc w:val="left"/>
      <w:pPr>
        <w:tabs>
          <w:tab w:val="num" w:pos="360"/>
        </w:tabs>
        <w:ind w:left="360" w:hanging="360"/>
      </w:pPr>
      <w:rPr>
        <w:rFonts w:hint="default"/>
      </w:rPr>
    </w:lvl>
  </w:abstractNum>
  <w:abstractNum w:abstractNumId="2" w15:restartNumberingAfterBreak="0">
    <w:nsid w:val="09507666"/>
    <w:multiLevelType w:val="hybridMultilevel"/>
    <w:tmpl w:val="838E4464"/>
    <w:lvl w:ilvl="0" w:tplc="90F6DA52">
      <w:start w:val="1"/>
      <w:numFmt w:val="upperLetter"/>
      <w:lvlText w:val="%1."/>
      <w:lvlJc w:val="left"/>
      <w:pPr>
        <w:tabs>
          <w:tab w:val="num" w:pos="1800"/>
        </w:tabs>
        <w:ind w:left="1800" w:hanging="360"/>
      </w:pPr>
      <w:rPr>
        <w:rFonts w:hint="default"/>
      </w:rPr>
    </w:lvl>
    <w:lvl w:ilvl="1" w:tplc="2C5C11DA" w:tentative="1">
      <w:start w:val="1"/>
      <w:numFmt w:val="lowerLetter"/>
      <w:lvlText w:val="%2."/>
      <w:lvlJc w:val="left"/>
      <w:pPr>
        <w:tabs>
          <w:tab w:val="num" w:pos="2250"/>
        </w:tabs>
        <w:ind w:left="2250" w:hanging="360"/>
      </w:pPr>
    </w:lvl>
    <w:lvl w:ilvl="2" w:tplc="5D969AEE" w:tentative="1">
      <w:start w:val="1"/>
      <w:numFmt w:val="lowerRoman"/>
      <w:lvlText w:val="%3."/>
      <w:lvlJc w:val="right"/>
      <w:pPr>
        <w:tabs>
          <w:tab w:val="num" w:pos="2970"/>
        </w:tabs>
        <w:ind w:left="2970" w:hanging="180"/>
      </w:pPr>
    </w:lvl>
    <w:lvl w:ilvl="3" w:tplc="14A684EA" w:tentative="1">
      <w:start w:val="1"/>
      <w:numFmt w:val="decimal"/>
      <w:lvlText w:val="%4."/>
      <w:lvlJc w:val="left"/>
      <w:pPr>
        <w:tabs>
          <w:tab w:val="num" w:pos="3690"/>
        </w:tabs>
        <w:ind w:left="3690" w:hanging="360"/>
      </w:pPr>
    </w:lvl>
    <w:lvl w:ilvl="4" w:tplc="A1B06C64" w:tentative="1">
      <w:start w:val="1"/>
      <w:numFmt w:val="lowerLetter"/>
      <w:lvlText w:val="%5."/>
      <w:lvlJc w:val="left"/>
      <w:pPr>
        <w:tabs>
          <w:tab w:val="num" w:pos="4410"/>
        </w:tabs>
        <w:ind w:left="4410" w:hanging="360"/>
      </w:pPr>
    </w:lvl>
    <w:lvl w:ilvl="5" w:tplc="B42EF86C" w:tentative="1">
      <w:start w:val="1"/>
      <w:numFmt w:val="lowerRoman"/>
      <w:lvlText w:val="%6."/>
      <w:lvlJc w:val="right"/>
      <w:pPr>
        <w:tabs>
          <w:tab w:val="num" w:pos="5130"/>
        </w:tabs>
        <w:ind w:left="5130" w:hanging="180"/>
      </w:pPr>
    </w:lvl>
    <w:lvl w:ilvl="6" w:tplc="F5765E36" w:tentative="1">
      <w:start w:val="1"/>
      <w:numFmt w:val="decimal"/>
      <w:lvlText w:val="%7."/>
      <w:lvlJc w:val="left"/>
      <w:pPr>
        <w:tabs>
          <w:tab w:val="num" w:pos="5850"/>
        </w:tabs>
        <w:ind w:left="5850" w:hanging="360"/>
      </w:pPr>
    </w:lvl>
    <w:lvl w:ilvl="7" w:tplc="CA5EF0FC" w:tentative="1">
      <w:start w:val="1"/>
      <w:numFmt w:val="lowerLetter"/>
      <w:lvlText w:val="%8."/>
      <w:lvlJc w:val="left"/>
      <w:pPr>
        <w:tabs>
          <w:tab w:val="num" w:pos="6570"/>
        </w:tabs>
        <w:ind w:left="6570" w:hanging="360"/>
      </w:pPr>
    </w:lvl>
    <w:lvl w:ilvl="8" w:tplc="A432BD90" w:tentative="1">
      <w:start w:val="1"/>
      <w:numFmt w:val="lowerRoman"/>
      <w:lvlText w:val="%9."/>
      <w:lvlJc w:val="right"/>
      <w:pPr>
        <w:tabs>
          <w:tab w:val="num" w:pos="7290"/>
        </w:tabs>
        <w:ind w:left="7290" w:hanging="180"/>
      </w:pPr>
    </w:lvl>
  </w:abstractNum>
  <w:abstractNum w:abstractNumId="3" w15:restartNumberingAfterBreak="0">
    <w:nsid w:val="1EE32304"/>
    <w:multiLevelType w:val="singleLevel"/>
    <w:tmpl w:val="F8E28334"/>
    <w:lvl w:ilvl="0">
      <w:start w:val="1"/>
      <w:numFmt w:val="decimal"/>
      <w:lvlText w:val="%1."/>
      <w:lvlJc w:val="left"/>
      <w:pPr>
        <w:tabs>
          <w:tab w:val="num" w:pos="720"/>
        </w:tabs>
        <w:ind w:left="720" w:hanging="720"/>
      </w:pPr>
      <w:rPr>
        <w:rFonts w:hint="default"/>
      </w:rPr>
    </w:lvl>
  </w:abstractNum>
  <w:abstractNum w:abstractNumId="4" w15:restartNumberingAfterBreak="0">
    <w:nsid w:val="27A11608"/>
    <w:multiLevelType w:val="singleLevel"/>
    <w:tmpl w:val="306C22C0"/>
    <w:lvl w:ilvl="0">
      <w:start w:val="3"/>
      <w:numFmt w:val="upperLetter"/>
      <w:lvlText w:val="%1."/>
      <w:lvlJc w:val="left"/>
      <w:pPr>
        <w:tabs>
          <w:tab w:val="num" w:pos="2160"/>
        </w:tabs>
        <w:ind w:left="2160" w:hanging="720"/>
      </w:pPr>
      <w:rPr>
        <w:rFonts w:ascii="Times New Roman" w:hAnsi="Times New Roman" w:hint="default"/>
        <w:b w:val="0"/>
        <w:i w:val="0"/>
        <w:sz w:val="24"/>
      </w:rPr>
    </w:lvl>
  </w:abstractNum>
  <w:abstractNum w:abstractNumId="5" w15:restartNumberingAfterBreak="0">
    <w:nsid w:val="2AFB1D7B"/>
    <w:multiLevelType w:val="hybridMultilevel"/>
    <w:tmpl w:val="FCF4C61A"/>
    <w:lvl w:ilvl="0" w:tplc="15EEB8FE">
      <w:start w:val="3"/>
      <w:numFmt w:val="decimal"/>
      <w:lvlText w:val="%1"/>
      <w:lvlJc w:val="left"/>
      <w:pPr>
        <w:tabs>
          <w:tab w:val="num" w:pos="1080"/>
        </w:tabs>
        <w:ind w:left="1080" w:hanging="360"/>
      </w:pPr>
      <w:rPr>
        <w:rFonts w:hint="default"/>
        <w:u w:val="single"/>
      </w:rPr>
    </w:lvl>
    <w:lvl w:ilvl="1" w:tplc="94C49D68" w:tentative="1">
      <w:start w:val="1"/>
      <w:numFmt w:val="lowerLetter"/>
      <w:lvlText w:val="%2."/>
      <w:lvlJc w:val="left"/>
      <w:pPr>
        <w:tabs>
          <w:tab w:val="num" w:pos="1800"/>
        </w:tabs>
        <w:ind w:left="1800" w:hanging="360"/>
      </w:pPr>
    </w:lvl>
    <w:lvl w:ilvl="2" w:tplc="3C48EBC2" w:tentative="1">
      <w:start w:val="1"/>
      <w:numFmt w:val="lowerRoman"/>
      <w:lvlText w:val="%3."/>
      <w:lvlJc w:val="right"/>
      <w:pPr>
        <w:tabs>
          <w:tab w:val="num" w:pos="2520"/>
        </w:tabs>
        <w:ind w:left="2520" w:hanging="180"/>
      </w:pPr>
    </w:lvl>
    <w:lvl w:ilvl="3" w:tplc="FC6ECD34" w:tentative="1">
      <w:start w:val="1"/>
      <w:numFmt w:val="decimal"/>
      <w:lvlText w:val="%4."/>
      <w:lvlJc w:val="left"/>
      <w:pPr>
        <w:tabs>
          <w:tab w:val="num" w:pos="3240"/>
        </w:tabs>
        <w:ind w:left="3240" w:hanging="360"/>
      </w:pPr>
    </w:lvl>
    <w:lvl w:ilvl="4" w:tplc="BBCE72E6" w:tentative="1">
      <w:start w:val="1"/>
      <w:numFmt w:val="lowerLetter"/>
      <w:lvlText w:val="%5."/>
      <w:lvlJc w:val="left"/>
      <w:pPr>
        <w:tabs>
          <w:tab w:val="num" w:pos="3960"/>
        </w:tabs>
        <w:ind w:left="3960" w:hanging="360"/>
      </w:pPr>
    </w:lvl>
    <w:lvl w:ilvl="5" w:tplc="577EFED8" w:tentative="1">
      <w:start w:val="1"/>
      <w:numFmt w:val="lowerRoman"/>
      <w:lvlText w:val="%6."/>
      <w:lvlJc w:val="right"/>
      <w:pPr>
        <w:tabs>
          <w:tab w:val="num" w:pos="4680"/>
        </w:tabs>
        <w:ind w:left="4680" w:hanging="180"/>
      </w:pPr>
    </w:lvl>
    <w:lvl w:ilvl="6" w:tplc="2AD24518" w:tentative="1">
      <w:start w:val="1"/>
      <w:numFmt w:val="decimal"/>
      <w:lvlText w:val="%7."/>
      <w:lvlJc w:val="left"/>
      <w:pPr>
        <w:tabs>
          <w:tab w:val="num" w:pos="5400"/>
        </w:tabs>
        <w:ind w:left="5400" w:hanging="360"/>
      </w:pPr>
    </w:lvl>
    <w:lvl w:ilvl="7" w:tplc="F5961B9C" w:tentative="1">
      <w:start w:val="1"/>
      <w:numFmt w:val="lowerLetter"/>
      <w:lvlText w:val="%8."/>
      <w:lvlJc w:val="left"/>
      <w:pPr>
        <w:tabs>
          <w:tab w:val="num" w:pos="6120"/>
        </w:tabs>
        <w:ind w:left="6120" w:hanging="360"/>
      </w:pPr>
    </w:lvl>
    <w:lvl w:ilvl="8" w:tplc="9DC62C00" w:tentative="1">
      <w:start w:val="1"/>
      <w:numFmt w:val="lowerRoman"/>
      <w:lvlText w:val="%9."/>
      <w:lvlJc w:val="right"/>
      <w:pPr>
        <w:tabs>
          <w:tab w:val="num" w:pos="6840"/>
        </w:tabs>
        <w:ind w:left="6840" w:hanging="180"/>
      </w:pPr>
    </w:lvl>
  </w:abstractNum>
  <w:abstractNum w:abstractNumId="6" w15:restartNumberingAfterBreak="0">
    <w:nsid w:val="2DF145B9"/>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2E4C4347"/>
    <w:multiLevelType w:val="singleLevel"/>
    <w:tmpl w:val="28245D42"/>
    <w:lvl w:ilvl="0">
      <w:start w:val="1"/>
      <w:numFmt w:val="decimal"/>
      <w:lvlText w:val="%1."/>
      <w:lvlJc w:val="left"/>
      <w:pPr>
        <w:tabs>
          <w:tab w:val="num" w:pos="720"/>
        </w:tabs>
        <w:ind w:left="720" w:hanging="720"/>
      </w:pPr>
      <w:rPr>
        <w:rFonts w:ascii="Times New Roman" w:hAnsi="Times New Roman" w:hint="default"/>
        <w:b w:val="0"/>
        <w:i w:val="0"/>
        <w:sz w:val="22"/>
      </w:rPr>
    </w:lvl>
  </w:abstractNum>
  <w:abstractNum w:abstractNumId="8" w15:restartNumberingAfterBreak="0">
    <w:nsid w:val="4188361B"/>
    <w:multiLevelType w:val="hybridMultilevel"/>
    <w:tmpl w:val="A3CEBE60"/>
    <w:lvl w:ilvl="0" w:tplc="D28A6EAE">
      <w:start w:val="8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449CB"/>
    <w:multiLevelType w:val="singleLevel"/>
    <w:tmpl w:val="81B2083C"/>
    <w:lvl w:ilvl="0">
      <w:start w:val="15"/>
      <w:numFmt w:val="decimal"/>
      <w:lvlText w:val="%1."/>
      <w:lvlJc w:val="left"/>
      <w:pPr>
        <w:tabs>
          <w:tab w:val="num" w:pos="1440"/>
        </w:tabs>
        <w:ind w:left="1440" w:hanging="720"/>
      </w:pPr>
      <w:rPr>
        <w:rFonts w:hint="default"/>
      </w:rPr>
    </w:lvl>
  </w:abstractNum>
  <w:abstractNum w:abstractNumId="10" w15:restartNumberingAfterBreak="0">
    <w:nsid w:val="47F37C8D"/>
    <w:multiLevelType w:val="singleLevel"/>
    <w:tmpl w:val="67DCE1A0"/>
    <w:lvl w:ilvl="0">
      <w:start w:val="10"/>
      <w:numFmt w:val="decimal"/>
      <w:lvlText w:val="%1."/>
      <w:lvlJc w:val="left"/>
      <w:pPr>
        <w:tabs>
          <w:tab w:val="num" w:pos="1440"/>
        </w:tabs>
        <w:ind w:left="1440" w:hanging="720"/>
      </w:pPr>
    </w:lvl>
  </w:abstractNum>
  <w:abstractNum w:abstractNumId="11" w15:restartNumberingAfterBreak="0">
    <w:nsid w:val="4DD52AF5"/>
    <w:multiLevelType w:val="singleLevel"/>
    <w:tmpl w:val="5760701A"/>
    <w:lvl w:ilvl="0">
      <w:start w:val="6"/>
      <w:numFmt w:val="decimal"/>
      <w:lvlText w:val="%1."/>
      <w:lvlJc w:val="left"/>
      <w:pPr>
        <w:tabs>
          <w:tab w:val="num" w:pos="1260"/>
        </w:tabs>
        <w:ind w:left="1260" w:hanging="360"/>
      </w:pPr>
      <w:rPr>
        <w:rFonts w:hint="default"/>
      </w:rPr>
    </w:lvl>
  </w:abstractNum>
  <w:abstractNum w:abstractNumId="12" w15:restartNumberingAfterBreak="0">
    <w:nsid w:val="53EB34CC"/>
    <w:multiLevelType w:val="singleLevel"/>
    <w:tmpl w:val="D95C326E"/>
    <w:lvl w:ilvl="0">
      <w:start w:val="3"/>
      <w:numFmt w:val="decimal"/>
      <w:lvlText w:val="%1."/>
      <w:lvlJc w:val="left"/>
      <w:pPr>
        <w:tabs>
          <w:tab w:val="num" w:pos="1530"/>
        </w:tabs>
        <w:ind w:left="1170" w:firstLine="0"/>
      </w:pPr>
      <w:rPr>
        <w:rFonts w:ascii="Times New Roman" w:hAnsi="Times New Roman" w:hint="default"/>
        <w:b w:val="0"/>
        <w:i w:val="0"/>
        <w:caps w:val="0"/>
        <w:strike w:val="0"/>
        <w:dstrike w:val="0"/>
        <w:vanish w:val="0"/>
        <w:color w:val="00000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59CA688A"/>
    <w:multiLevelType w:val="multilevel"/>
    <w:tmpl w:val="42E6D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AE602A2"/>
    <w:multiLevelType w:val="singleLevel"/>
    <w:tmpl w:val="3992E866"/>
    <w:lvl w:ilvl="0">
      <w:start w:val="1"/>
      <w:numFmt w:val="decimal"/>
      <w:lvlText w:val="%1."/>
      <w:lvlJc w:val="left"/>
      <w:pPr>
        <w:tabs>
          <w:tab w:val="num" w:pos="720"/>
        </w:tabs>
        <w:ind w:left="720" w:hanging="720"/>
      </w:pPr>
      <w:rPr>
        <w:rFonts w:hint="default"/>
      </w:rPr>
    </w:lvl>
  </w:abstractNum>
  <w:abstractNum w:abstractNumId="15"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364AC0"/>
    <w:multiLevelType w:val="singleLevel"/>
    <w:tmpl w:val="738410C2"/>
    <w:lvl w:ilvl="0">
      <w:start w:val="1"/>
      <w:numFmt w:val="upperLetter"/>
      <w:lvlText w:val="%1."/>
      <w:lvlJc w:val="left"/>
      <w:pPr>
        <w:tabs>
          <w:tab w:val="num" w:pos="2160"/>
        </w:tabs>
        <w:ind w:left="2160" w:hanging="720"/>
      </w:pPr>
      <w:rPr>
        <w:rFonts w:ascii="Times New Roman" w:hAnsi="Times New Roman" w:hint="default"/>
        <w:b w:val="0"/>
        <w:i w:val="0"/>
        <w:sz w:val="24"/>
      </w:rPr>
    </w:lvl>
  </w:abstractNum>
  <w:abstractNum w:abstractNumId="17" w15:restartNumberingAfterBreak="0">
    <w:nsid w:val="6D040660"/>
    <w:multiLevelType w:val="singleLevel"/>
    <w:tmpl w:val="6A0CE4C4"/>
    <w:lvl w:ilvl="0">
      <w:start w:val="4"/>
      <w:numFmt w:val="decimal"/>
      <w:lvlText w:val="%1."/>
      <w:lvlJc w:val="left"/>
      <w:pPr>
        <w:tabs>
          <w:tab w:val="num" w:pos="360"/>
        </w:tabs>
        <w:ind w:left="0" w:firstLine="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73001B98"/>
    <w:multiLevelType w:val="singleLevel"/>
    <w:tmpl w:val="7B1AF4A6"/>
    <w:lvl w:ilvl="0">
      <w:start w:val="1"/>
      <w:numFmt w:val="upperLetter"/>
      <w:lvlText w:val="%1."/>
      <w:lvlJc w:val="left"/>
      <w:pPr>
        <w:tabs>
          <w:tab w:val="num" w:pos="1125"/>
        </w:tabs>
        <w:ind w:left="1125" w:hanging="405"/>
      </w:pPr>
      <w:rPr>
        <w:rFonts w:hint="default"/>
      </w:rPr>
    </w:lvl>
  </w:abstractNum>
  <w:abstractNum w:abstractNumId="19" w15:restartNumberingAfterBreak="0">
    <w:nsid w:val="74BA500C"/>
    <w:multiLevelType w:val="hybridMultilevel"/>
    <w:tmpl w:val="5C70A49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7BB24170"/>
    <w:multiLevelType w:val="hybridMultilevel"/>
    <w:tmpl w:val="6B52C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3"/>
  </w:num>
  <w:num w:numId="3">
    <w:abstractNumId w:val="16"/>
  </w:num>
  <w:num w:numId="4">
    <w:abstractNumId w:val="10"/>
  </w:num>
  <w:num w:numId="5">
    <w:abstractNumId w:val="9"/>
  </w:num>
  <w:num w:numId="6">
    <w:abstractNumId w:val="17"/>
  </w:num>
  <w:num w:numId="7">
    <w:abstractNumId w:val="12"/>
  </w:num>
  <w:num w:numId="8">
    <w:abstractNumId w:val="4"/>
  </w:num>
  <w:num w:numId="9">
    <w:abstractNumId w:val="7"/>
  </w:num>
  <w:num w:numId="10">
    <w:abstractNumId w:val="1"/>
  </w:num>
  <w:num w:numId="11">
    <w:abstractNumId w:val="14"/>
  </w:num>
  <w:num w:numId="12">
    <w:abstractNumId w:val="18"/>
  </w:num>
  <w:num w:numId="13">
    <w:abstractNumId w:val="11"/>
  </w:num>
  <w:num w:numId="14">
    <w:abstractNumId w:val="2"/>
  </w:num>
  <w:num w:numId="15">
    <w:abstractNumId w:val="5"/>
  </w:num>
  <w:num w:numId="16">
    <w:abstractNumId w:val="13"/>
  </w:num>
  <w:num w:numId="17">
    <w:abstractNumId w:val="19"/>
  </w:num>
  <w:num w:numId="18">
    <w:abstractNumId w:val="8"/>
  </w:num>
  <w:num w:numId="19">
    <w:abstractNumId w:val="15"/>
  </w:num>
  <w:num w:numId="20">
    <w:abstractNumId w:val="0"/>
  </w:num>
  <w:num w:numId="2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urke, Matt">
    <w15:presenceInfo w15:providerId="AD" w15:userId="S::matt.burke@mbs-cc.com::0835a97f-7334-495f-b0d0-e0d9d6ef40fc"/>
  </w15:person>
  <w15:person w15:author="Glenn Johnson">
    <w15:presenceInfo w15:providerId="AD" w15:userId="S::glennj@ipmvs.com::c4c658f5-453d-4f0a-93c3-0e00f39bf751"/>
  </w15:person>
  <w15:person w15:author="Michael Forrester">
    <w15:presenceInfo w15:providerId="Windows Live" w15:userId="ba76b64df1d2c6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282"/>
    <w:rsid w:val="000011E0"/>
    <w:rsid w:val="00005172"/>
    <w:rsid w:val="000269B6"/>
    <w:rsid w:val="00027059"/>
    <w:rsid w:val="00036064"/>
    <w:rsid w:val="0004709A"/>
    <w:rsid w:val="00050C8C"/>
    <w:rsid w:val="00050C98"/>
    <w:rsid w:val="0005542E"/>
    <w:rsid w:val="000741DC"/>
    <w:rsid w:val="00074CE8"/>
    <w:rsid w:val="000771F3"/>
    <w:rsid w:val="00083FC0"/>
    <w:rsid w:val="00085A88"/>
    <w:rsid w:val="000909A7"/>
    <w:rsid w:val="00091F7E"/>
    <w:rsid w:val="00092EF0"/>
    <w:rsid w:val="00095A5C"/>
    <w:rsid w:val="000A38FA"/>
    <w:rsid w:val="000A4ACA"/>
    <w:rsid w:val="000A578B"/>
    <w:rsid w:val="000B4638"/>
    <w:rsid w:val="000B4E35"/>
    <w:rsid w:val="000C0F3D"/>
    <w:rsid w:val="000C1F15"/>
    <w:rsid w:val="000C7568"/>
    <w:rsid w:val="000D0F06"/>
    <w:rsid w:val="000D2523"/>
    <w:rsid w:val="000D49BC"/>
    <w:rsid w:val="000D7658"/>
    <w:rsid w:val="000F0836"/>
    <w:rsid w:val="000F54FF"/>
    <w:rsid w:val="000F6E64"/>
    <w:rsid w:val="001112DF"/>
    <w:rsid w:val="0011144E"/>
    <w:rsid w:val="00125A9A"/>
    <w:rsid w:val="00134B7A"/>
    <w:rsid w:val="00144A0E"/>
    <w:rsid w:val="00144ED3"/>
    <w:rsid w:val="00146851"/>
    <w:rsid w:val="001552D6"/>
    <w:rsid w:val="00155BAE"/>
    <w:rsid w:val="00161A26"/>
    <w:rsid w:val="0016241E"/>
    <w:rsid w:val="00163F28"/>
    <w:rsid w:val="001710A4"/>
    <w:rsid w:val="001725CB"/>
    <w:rsid w:val="00176A80"/>
    <w:rsid w:val="00177339"/>
    <w:rsid w:val="00177978"/>
    <w:rsid w:val="001815F5"/>
    <w:rsid w:val="001858D7"/>
    <w:rsid w:val="001878AE"/>
    <w:rsid w:val="0019012B"/>
    <w:rsid w:val="001960BB"/>
    <w:rsid w:val="00196465"/>
    <w:rsid w:val="001A0128"/>
    <w:rsid w:val="001A08E6"/>
    <w:rsid w:val="001A42F5"/>
    <w:rsid w:val="001A793F"/>
    <w:rsid w:val="001A7BE2"/>
    <w:rsid w:val="001B23E5"/>
    <w:rsid w:val="001B2FAA"/>
    <w:rsid w:val="001B44B4"/>
    <w:rsid w:val="001B4C64"/>
    <w:rsid w:val="001C6549"/>
    <w:rsid w:val="001D169C"/>
    <w:rsid w:val="001D55CC"/>
    <w:rsid w:val="001D7BE1"/>
    <w:rsid w:val="001E0293"/>
    <w:rsid w:val="001F29B8"/>
    <w:rsid w:val="001F38C4"/>
    <w:rsid w:val="001F6EBA"/>
    <w:rsid w:val="001F6EFC"/>
    <w:rsid w:val="001F762F"/>
    <w:rsid w:val="00200645"/>
    <w:rsid w:val="00202957"/>
    <w:rsid w:val="00202A00"/>
    <w:rsid w:val="00207972"/>
    <w:rsid w:val="00210765"/>
    <w:rsid w:val="00211AD1"/>
    <w:rsid w:val="002121A3"/>
    <w:rsid w:val="00212DD4"/>
    <w:rsid w:val="002141D9"/>
    <w:rsid w:val="00231331"/>
    <w:rsid w:val="002314E0"/>
    <w:rsid w:val="0023202F"/>
    <w:rsid w:val="00233708"/>
    <w:rsid w:val="00240BC1"/>
    <w:rsid w:val="002415CE"/>
    <w:rsid w:val="002451C8"/>
    <w:rsid w:val="00253B39"/>
    <w:rsid w:val="002547FD"/>
    <w:rsid w:val="002554BD"/>
    <w:rsid w:val="002569AA"/>
    <w:rsid w:val="00265A37"/>
    <w:rsid w:val="00266B94"/>
    <w:rsid w:val="00267910"/>
    <w:rsid w:val="002729B0"/>
    <w:rsid w:val="00273F44"/>
    <w:rsid w:val="00274826"/>
    <w:rsid w:val="00281507"/>
    <w:rsid w:val="00283DD1"/>
    <w:rsid w:val="00285796"/>
    <w:rsid w:val="00285B88"/>
    <w:rsid w:val="00294B50"/>
    <w:rsid w:val="00294F23"/>
    <w:rsid w:val="002A0231"/>
    <w:rsid w:val="002B6530"/>
    <w:rsid w:val="002C4A68"/>
    <w:rsid w:val="002D0F6D"/>
    <w:rsid w:val="002D55D7"/>
    <w:rsid w:val="002D6C4E"/>
    <w:rsid w:val="002E29D5"/>
    <w:rsid w:val="002E30D3"/>
    <w:rsid w:val="002E32AD"/>
    <w:rsid w:val="002E5353"/>
    <w:rsid w:val="002E748D"/>
    <w:rsid w:val="002F2B35"/>
    <w:rsid w:val="002F3A1F"/>
    <w:rsid w:val="00301D75"/>
    <w:rsid w:val="003071E2"/>
    <w:rsid w:val="00313716"/>
    <w:rsid w:val="00314596"/>
    <w:rsid w:val="003150BB"/>
    <w:rsid w:val="0032105D"/>
    <w:rsid w:val="00323BFA"/>
    <w:rsid w:val="003261FA"/>
    <w:rsid w:val="00326FD6"/>
    <w:rsid w:val="0033366E"/>
    <w:rsid w:val="00337A61"/>
    <w:rsid w:val="0034199D"/>
    <w:rsid w:val="00343435"/>
    <w:rsid w:val="00343D41"/>
    <w:rsid w:val="00345A31"/>
    <w:rsid w:val="003529DD"/>
    <w:rsid w:val="00352F74"/>
    <w:rsid w:val="00355682"/>
    <w:rsid w:val="003628D3"/>
    <w:rsid w:val="00364E2A"/>
    <w:rsid w:val="0036653E"/>
    <w:rsid w:val="00381ED4"/>
    <w:rsid w:val="00383C14"/>
    <w:rsid w:val="00392095"/>
    <w:rsid w:val="00397FA7"/>
    <w:rsid w:val="003B1419"/>
    <w:rsid w:val="003B45E8"/>
    <w:rsid w:val="003C72D0"/>
    <w:rsid w:val="003D0385"/>
    <w:rsid w:val="003D2509"/>
    <w:rsid w:val="003D2B71"/>
    <w:rsid w:val="003D3512"/>
    <w:rsid w:val="003E059D"/>
    <w:rsid w:val="003E067B"/>
    <w:rsid w:val="003E067D"/>
    <w:rsid w:val="003E20F6"/>
    <w:rsid w:val="003E2A49"/>
    <w:rsid w:val="003E51E4"/>
    <w:rsid w:val="003E5682"/>
    <w:rsid w:val="003F0DC7"/>
    <w:rsid w:val="003F4085"/>
    <w:rsid w:val="003F48A5"/>
    <w:rsid w:val="00404A61"/>
    <w:rsid w:val="00405D07"/>
    <w:rsid w:val="00406A88"/>
    <w:rsid w:val="00414374"/>
    <w:rsid w:val="004153FD"/>
    <w:rsid w:val="004166A4"/>
    <w:rsid w:val="0043357C"/>
    <w:rsid w:val="00444592"/>
    <w:rsid w:val="00454902"/>
    <w:rsid w:val="00461A43"/>
    <w:rsid w:val="0046390B"/>
    <w:rsid w:val="0046436F"/>
    <w:rsid w:val="00466B0A"/>
    <w:rsid w:val="00472F4E"/>
    <w:rsid w:val="0047422F"/>
    <w:rsid w:val="00483C15"/>
    <w:rsid w:val="0048670D"/>
    <w:rsid w:val="00492BB5"/>
    <w:rsid w:val="0049486C"/>
    <w:rsid w:val="004A10ED"/>
    <w:rsid w:val="004A2955"/>
    <w:rsid w:val="004A67EB"/>
    <w:rsid w:val="004A6B9B"/>
    <w:rsid w:val="004B2ED9"/>
    <w:rsid w:val="004C0B4A"/>
    <w:rsid w:val="004C1E60"/>
    <w:rsid w:val="004C38D6"/>
    <w:rsid w:val="004E008A"/>
    <w:rsid w:val="004E2370"/>
    <w:rsid w:val="004E3462"/>
    <w:rsid w:val="004E5357"/>
    <w:rsid w:val="005029E5"/>
    <w:rsid w:val="0050665A"/>
    <w:rsid w:val="00506777"/>
    <w:rsid w:val="00513C67"/>
    <w:rsid w:val="00517FF1"/>
    <w:rsid w:val="00520351"/>
    <w:rsid w:val="0052575D"/>
    <w:rsid w:val="00527624"/>
    <w:rsid w:val="00536A4D"/>
    <w:rsid w:val="005468CD"/>
    <w:rsid w:val="005506CB"/>
    <w:rsid w:val="00555D4D"/>
    <w:rsid w:val="005564B5"/>
    <w:rsid w:val="0056095E"/>
    <w:rsid w:val="00564051"/>
    <w:rsid w:val="005816BA"/>
    <w:rsid w:val="0058277F"/>
    <w:rsid w:val="005A2512"/>
    <w:rsid w:val="005A5547"/>
    <w:rsid w:val="005A6632"/>
    <w:rsid w:val="005B1A76"/>
    <w:rsid w:val="005B28D5"/>
    <w:rsid w:val="005B32A9"/>
    <w:rsid w:val="005B64F2"/>
    <w:rsid w:val="005C0848"/>
    <w:rsid w:val="005C0BA7"/>
    <w:rsid w:val="005C5B9C"/>
    <w:rsid w:val="005C70D2"/>
    <w:rsid w:val="005D7E27"/>
    <w:rsid w:val="005E0287"/>
    <w:rsid w:val="005E0B53"/>
    <w:rsid w:val="005F6267"/>
    <w:rsid w:val="00600659"/>
    <w:rsid w:val="0060352E"/>
    <w:rsid w:val="006040F3"/>
    <w:rsid w:val="00605883"/>
    <w:rsid w:val="0060684A"/>
    <w:rsid w:val="00610382"/>
    <w:rsid w:val="00611172"/>
    <w:rsid w:val="00611778"/>
    <w:rsid w:val="006127E6"/>
    <w:rsid w:val="0062068A"/>
    <w:rsid w:val="00620B99"/>
    <w:rsid w:val="0062767F"/>
    <w:rsid w:val="00636FC1"/>
    <w:rsid w:val="00641AED"/>
    <w:rsid w:val="006440AD"/>
    <w:rsid w:val="006461F6"/>
    <w:rsid w:val="00651CC9"/>
    <w:rsid w:val="00653CA2"/>
    <w:rsid w:val="006552CE"/>
    <w:rsid w:val="00657A23"/>
    <w:rsid w:val="006601F9"/>
    <w:rsid w:val="00660E72"/>
    <w:rsid w:val="00664758"/>
    <w:rsid w:val="00683917"/>
    <w:rsid w:val="00684187"/>
    <w:rsid w:val="00691C8A"/>
    <w:rsid w:val="006935B8"/>
    <w:rsid w:val="00694E02"/>
    <w:rsid w:val="006A0E3D"/>
    <w:rsid w:val="006B07AB"/>
    <w:rsid w:val="006B17C0"/>
    <w:rsid w:val="006B1B6E"/>
    <w:rsid w:val="006B1E50"/>
    <w:rsid w:val="006C1984"/>
    <w:rsid w:val="006C3301"/>
    <w:rsid w:val="006C4A33"/>
    <w:rsid w:val="006D0E49"/>
    <w:rsid w:val="006E07E0"/>
    <w:rsid w:val="006E08F7"/>
    <w:rsid w:val="006E4156"/>
    <w:rsid w:val="006E6383"/>
    <w:rsid w:val="006F2240"/>
    <w:rsid w:val="006F61FF"/>
    <w:rsid w:val="007035F4"/>
    <w:rsid w:val="00711764"/>
    <w:rsid w:val="00712ABF"/>
    <w:rsid w:val="0071510D"/>
    <w:rsid w:val="007175C5"/>
    <w:rsid w:val="007215F2"/>
    <w:rsid w:val="00723722"/>
    <w:rsid w:val="00724173"/>
    <w:rsid w:val="00725DCC"/>
    <w:rsid w:val="007268A1"/>
    <w:rsid w:val="00731FF1"/>
    <w:rsid w:val="00735D85"/>
    <w:rsid w:val="007411C2"/>
    <w:rsid w:val="007445A5"/>
    <w:rsid w:val="0074469C"/>
    <w:rsid w:val="007470CE"/>
    <w:rsid w:val="007478ED"/>
    <w:rsid w:val="007515CE"/>
    <w:rsid w:val="00752A16"/>
    <w:rsid w:val="0075379C"/>
    <w:rsid w:val="007558A0"/>
    <w:rsid w:val="007676B8"/>
    <w:rsid w:val="00773A28"/>
    <w:rsid w:val="007757F3"/>
    <w:rsid w:val="00775A5E"/>
    <w:rsid w:val="007836C0"/>
    <w:rsid w:val="00783783"/>
    <w:rsid w:val="00784E5D"/>
    <w:rsid w:val="00785B8B"/>
    <w:rsid w:val="007949E4"/>
    <w:rsid w:val="00795D4D"/>
    <w:rsid w:val="0079717B"/>
    <w:rsid w:val="007A06F2"/>
    <w:rsid w:val="007B1D68"/>
    <w:rsid w:val="007B4A59"/>
    <w:rsid w:val="007B5204"/>
    <w:rsid w:val="007C2037"/>
    <w:rsid w:val="007C321D"/>
    <w:rsid w:val="007C3B98"/>
    <w:rsid w:val="007C3F85"/>
    <w:rsid w:val="007C4FFF"/>
    <w:rsid w:val="007C63AB"/>
    <w:rsid w:val="007D1219"/>
    <w:rsid w:val="007D76D2"/>
    <w:rsid w:val="007E19A5"/>
    <w:rsid w:val="007E3A4A"/>
    <w:rsid w:val="007E3B51"/>
    <w:rsid w:val="007E43DD"/>
    <w:rsid w:val="007E7548"/>
    <w:rsid w:val="007F36F5"/>
    <w:rsid w:val="008070AE"/>
    <w:rsid w:val="008222EC"/>
    <w:rsid w:val="00832AE3"/>
    <w:rsid w:val="008430A1"/>
    <w:rsid w:val="00852086"/>
    <w:rsid w:val="0086408D"/>
    <w:rsid w:val="008641C6"/>
    <w:rsid w:val="00865F29"/>
    <w:rsid w:val="00872261"/>
    <w:rsid w:val="00872F98"/>
    <w:rsid w:val="00873258"/>
    <w:rsid w:val="00873812"/>
    <w:rsid w:val="00881737"/>
    <w:rsid w:val="00883242"/>
    <w:rsid w:val="0088648A"/>
    <w:rsid w:val="008919F4"/>
    <w:rsid w:val="0089248D"/>
    <w:rsid w:val="008A3363"/>
    <w:rsid w:val="008B0749"/>
    <w:rsid w:val="008B68C3"/>
    <w:rsid w:val="008C08F7"/>
    <w:rsid w:val="008C70EF"/>
    <w:rsid w:val="008D4AA3"/>
    <w:rsid w:val="008E7726"/>
    <w:rsid w:val="008F1533"/>
    <w:rsid w:val="008F2AA0"/>
    <w:rsid w:val="008F3F28"/>
    <w:rsid w:val="008F5C93"/>
    <w:rsid w:val="008F6408"/>
    <w:rsid w:val="008F6C60"/>
    <w:rsid w:val="009078CF"/>
    <w:rsid w:val="00907ABB"/>
    <w:rsid w:val="00910E60"/>
    <w:rsid w:val="0091301A"/>
    <w:rsid w:val="009211D2"/>
    <w:rsid w:val="00923EBB"/>
    <w:rsid w:val="009248F9"/>
    <w:rsid w:val="00931005"/>
    <w:rsid w:val="009321F0"/>
    <w:rsid w:val="00934A1E"/>
    <w:rsid w:val="00936535"/>
    <w:rsid w:val="0094327B"/>
    <w:rsid w:val="00944F1B"/>
    <w:rsid w:val="009549A8"/>
    <w:rsid w:val="00961D45"/>
    <w:rsid w:val="00964799"/>
    <w:rsid w:val="00975D73"/>
    <w:rsid w:val="00980CE6"/>
    <w:rsid w:val="0098326F"/>
    <w:rsid w:val="0099519D"/>
    <w:rsid w:val="00996CD5"/>
    <w:rsid w:val="0099700F"/>
    <w:rsid w:val="00997734"/>
    <w:rsid w:val="009A01A6"/>
    <w:rsid w:val="009A2FBA"/>
    <w:rsid w:val="009A424C"/>
    <w:rsid w:val="009A651F"/>
    <w:rsid w:val="009A792B"/>
    <w:rsid w:val="009B0CF3"/>
    <w:rsid w:val="009B0FC1"/>
    <w:rsid w:val="009B3459"/>
    <w:rsid w:val="009C5FF7"/>
    <w:rsid w:val="009D0046"/>
    <w:rsid w:val="009D1C8E"/>
    <w:rsid w:val="009D6F99"/>
    <w:rsid w:val="009E0377"/>
    <w:rsid w:val="009F2C7B"/>
    <w:rsid w:val="009F4292"/>
    <w:rsid w:val="00A01D63"/>
    <w:rsid w:val="00A07BF5"/>
    <w:rsid w:val="00A1349F"/>
    <w:rsid w:val="00A21C20"/>
    <w:rsid w:val="00A24564"/>
    <w:rsid w:val="00A266D4"/>
    <w:rsid w:val="00A42F1F"/>
    <w:rsid w:val="00A473F6"/>
    <w:rsid w:val="00A52170"/>
    <w:rsid w:val="00A53C24"/>
    <w:rsid w:val="00A54ABC"/>
    <w:rsid w:val="00A6333C"/>
    <w:rsid w:val="00A8054F"/>
    <w:rsid w:val="00A82E44"/>
    <w:rsid w:val="00A8382B"/>
    <w:rsid w:val="00A86651"/>
    <w:rsid w:val="00A90A27"/>
    <w:rsid w:val="00A90C5A"/>
    <w:rsid w:val="00A9690A"/>
    <w:rsid w:val="00AA0420"/>
    <w:rsid w:val="00AA0F45"/>
    <w:rsid w:val="00AA2F1D"/>
    <w:rsid w:val="00AA52B4"/>
    <w:rsid w:val="00AA6BDA"/>
    <w:rsid w:val="00AA74ED"/>
    <w:rsid w:val="00AB7225"/>
    <w:rsid w:val="00AB7B83"/>
    <w:rsid w:val="00AC1E26"/>
    <w:rsid w:val="00AC5255"/>
    <w:rsid w:val="00AF185D"/>
    <w:rsid w:val="00AF3231"/>
    <w:rsid w:val="00AF7817"/>
    <w:rsid w:val="00B0011A"/>
    <w:rsid w:val="00B32509"/>
    <w:rsid w:val="00B407E3"/>
    <w:rsid w:val="00B54A8D"/>
    <w:rsid w:val="00B55BB1"/>
    <w:rsid w:val="00B56DC2"/>
    <w:rsid w:val="00B577B6"/>
    <w:rsid w:val="00B62387"/>
    <w:rsid w:val="00B6447B"/>
    <w:rsid w:val="00B67089"/>
    <w:rsid w:val="00B71DF0"/>
    <w:rsid w:val="00B7426F"/>
    <w:rsid w:val="00B758EE"/>
    <w:rsid w:val="00B760F0"/>
    <w:rsid w:val="00B853A4"/>
    <w:rsid w:val="00B91C09"/>
    <w:rsid w:val="00B94512"/>
    <w:rsid w:val="00BA1091"/>
    <w:rsid w:val="00BB08BF"/>
    <w:rsid w:val="00BC2999"/>
    <w:rsid w:val="00BC2CE3"/>
    <w:rsid w:val="00BC54E8"/>
    <w:rsid w:val="00BC6FBD"/>
    <w:rsid w:val="00BD0A6A"/>
    <w:rsid w:val="00BD5E47"/>
    <w:rsid w:val="00BD6AFC"/>
    <w:rsid w:val="00BE123E"/>
    <w:rsid w:val="00BE6C47"/>
    <w:rsid w:val="00BE6EB6"/>
    <w:rsid w:val="00BF1A2E"/>
    <w:rsid w:val="00BF377E"/>
    <w:rsid w:val="00BF6C1F"/>
    <w:rsid w:val="00C00E6F"/>
    <w:rsid w:val="00C2122D"/>
    <w:rsid w:val="00C238A5"/>
    <w:rsid w:val="00C32C44"/>
    <w:rsid w:val="00C32F5D"/>
    <w:rsid w:val="00C3602A"/>
    <w:rsid w:val="00C46AC1"/>
    <w:rsid w:val="00C51D67"/>
    <w:rsid w:val="00C53C48"/>
    <w:rsid w:val="00C67DD4"/>
    <w:rsid w:val="00C71179"/>
    <w:rsid w:val="00C73DBC"/>
    <w:rsid w:val="00C76DFE"/>
    <w:rsid w:val="00C76EEE"/>
    <w:rsid w:val="00C77C55"/>
    <w:rsid w:val="00C81455"/>
    <w:rsid w:val="00C84BC8"/>
    <w:rsid w:val="00CA64A8"/>
    <w:rsid w:val="00CE072F"/>
    <w:rsid w:val="00CE3282"/>
    <w:rsid w:val="00CE484B"/>
    <w:rsid w:val="00CE5325"/>
    <w:rsid w:val="00CE5CCA"/>
    <w:rsid w:val="00CE70EB"/>
    <w:rsid w:val="00D01D32"/>
    <w:rsid w:val="00D02ED4"/>
    <w:rsid w:val="00D0325E"/>
    <w:rsid w:val="00D03F31"/>
    <w:rsid w:val="00D0691E"/>
    <w:rsid w:val="00D134B0"/>
    <w:rsid w:val="00D156E6"/>
    <w:rsid w:val="00D174FF"/>
    <w:rsid w:val="00D21916"/>
    <w:rsid w:val="00D229C5"/>
    <w:rsid w:val="00D22DA8"/>
    <w:rsid w:val="00D22E57"/>
    <w:rsid w:val="00D30A82"/>
    <w:rsid w:val="00D32823"/>
    <w:rsid w:val="00D44406"/>
    <w:rsid w:val="00D44A59"/>
    <w:rsid w:val="00D462A3"/>
    <w:rsid w:val="00D50D47"/>
    <w:rsid w:val="00D535BD"/>
    <w:rsid w:val="00D53B36"/>
    <w:rsid w:val="00D53E6E"/>
    <w:rsid w:val="00D710AB"/>
    <w:rsid w:val="00D719D7"/>
    <w:rsid w:val="00D719DB"/>
    <w:rsid w:val="00D74D13"/>
    <w:rsid w:val="00D8668A"/>
    <w:rsid w:val="00D940E5"/>
    <w:rsid w:val="00DA2F5E"/>
    <w:rsid w:val="00DA7087"/>
    <w:rsid w:val="00DB2445"/>
    <w:rsid w:val="00DC0126"/>
    <w:rsid w:val="00DC7473"/>
    <w:rsid w:val="00DD59AD"/>
    <w:rsid w:val="00DE10A2"/>
    <w:rsid w:val="00DE1839"/>
    <w:rsid w:val="00DE54E4"/>
    <w:rsid w:val="00DE75B8"/>
    <w:rsid w:val="00DF38E1"/>
    <w:rsid w:val="00E055E4"/>
    <w:rsid w:val="00E111B9"/>
    <w:rsid w:val="00E14739"/>
    <w:rsid w:val="00E17169"/>
    <w:rsid w:val="00E17C1B"/>
    <w:rsid w:val="00E3780B"/>
    <w:rsid w:val="00E40F5C"/>
    <w:rsid w:val="00E40FBF"/>
    <w:rsid w:val="00E41A47"/>
    <w:rsid w:val="00E444F1"/>
    <w:rsid w:val="00E45149"/>
    <w:rsid w:val="00E47D7D"/>
    <w:rsid w:val="00E52E12"/>
    <w:rsid w:val="00E614F6"/>
    <w:rsid w:val="00E66B7D"/>
    <w:rsid w:val="00E7413C"/>
    <w:rsid w:val="00E749FC"/>
    <w:rsid w:val="00E76162"/>
    <w:rsid w:val="00E86059"/>
    <w:rsid w:val="00E9350E"/>
    <w:rsid w:val="00E94364"/>
    <w:rsid w:val="00E97021"/>
    <w:rsid w:val="00EA0383"/>
    <w:rsid w:val="00EA1618"/>
    <w:rsid w:val="00EB1A1A"/>
    <w:rsid w:val="00EB1CCD"/>
    <w:rsid w:val="00EB556C"/>
    <w:rsid w:val="00EB5E27"/>
    <w:rsid w:val="00EB6055"/>
    <w:rsid w:val="00EB638A"/>
    <w:rsid w:val="00ED0481"/>
    <w:rsid w:val="00ED586F"/>
    <w:rsid w:val="00ED5F6F"/>
    <w:rsid w:val="00EE222F"/>
    <w:rsid w:val="00EE3D64"/>
    <w:rsid w:val="00EE4F60"/>
    <w:rsid w:val="00EE50C6"/>
    <w:rsid w:val="00EE5164"/>
    <w:rsid w:val="00EE52BA"/>
    <w:rsid w:val="00EE75B0"/>
    <w:rsid w:val="00EF146F"/>
    <w:rsid w:val="00EF200E"/>
    <w:rsid w:val="00EF49D3"/>
    <w:rsid w:val="00EF6944"/>
    <w:rsid w:val="00EF756B"/>
    <w:rsid w:val="00F02301"/>
    <w:rsid w:val="00F0460A"/>
    <w:rsid w:val="00F124A1"/>
    <w:rsid w:val="00F1444A"/>
    <w:rsid w:val="00F16667"/>
    <w:rsid w:val="00F16D80"/>
    <w:rsid w:val="00F229FC"/>
    <w:rsid w:val="00F23B2D"/>
    <w:rsid w:val="00F23C25"/>
    <w:rsid w:val="00F24E84"/>
    <w:rsid w:val="00F35F34"/>
    <w:rsid w:val="00F3693C"/>
    <w:rsid w:val="00F40582"/>
    <w:rsid w:val="00F43CBE"/>
    <w:rsid w:val="00F449B4"/>
    <w:rsid w:val="00F46D8C"/>
    <w:rsid w:val="00F47CF8"/>
    <w:rsid w:val="00F52A1E"/>
    <w:rsid w:val="00F61F57"/>
    <w:rsid w:val="00F6792D"/>
    <w:rsid w:val="00F7327B"/>
    <w:rsid w:val="00F83F48"/>
    <w:rsid w:val="00F90174"/>
    <w:rsid w:val="00F92EF7"/>
    <w:rsid w:val="00F949D4"/>
    <w:rsid w:val="00FA2EF7"/>
    <w:rsid w:val="00FB6919"/>
    <w:rsid w:val="00FC522C"/>
    <w:rsid w:val="00FD7157"/>
    <w:rsid w:val="00FE6442"/>
    <w:rsid w:val="00FF39F4"/>
    <w:rsid w:val="00FF4ADB"/>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D42420"/>
  <w15:chartTrackingRefBased/>
  <w15:docId w15:val="{2EBC3B34-874E-46AD-AF45-34CA72FA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5040"/>
      </w:tabs>
      <w:jc w:val="right"/>
      <w:outlineLvl w:val="0"/>
    </w:pPr>
    <w:rPr>
      <w:sz w:val="24"/>
      <w:u w:val="single"/>
    </w:rPr>
  </w:style>
  <w:style w:type="paragraph" w:styleId="Heading2">
    <w:name w:val="heading 2"/>
    <w:basedOn w:val="Normal"/>
    <w:next w:val="Normal"/>
    <w:qFormat/>
    <w:pPr>
      <w:keepNext/>
      <w:tabs>
        <w:tab w:val="left" w:pos="720"/>
        <w:tab w:val="left" w:pos="5040"/>
      </w:tabs>
      <w:ind w:left="-5148" w:right="-1908"/>
      <w:jc w:val="center"/>
      <w:outlineLvl w:val="1"/>
    </w:pPr>
    <w:rPr>
      <w:b/>
      <w:sz w:val="22"/>
    </w:rPr>
  </w:style>
  <w:style w:type="paragraph" w:styleId="Heading3">
    <w:name w:val="heading 3"/>
    <w:basedOn w:val="Normal"/>
    <w:next w:val="Normal"/>
    <w:qFormat/>
    <w:pPr>
      <w:keepNext/>
      <w:tabs>
        <w:tab w:val="left" w:pos="720"/>
        <w:tab w:val="left" w:pos="5040"/>
        <w:tab w:val="left" w:pos="6480"/>
      </w:tabs>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720"/>
        <w:tab w:val="left" w:pos="1440"/>
      </w:tabs>
      <w:ind w:left="2160" w:hanging="2160"/>
      <w:jc w:val="both"/>
    </w:pPr>
    <w:rPr>
      <w:sz w:val="24"/>
    </w:rPr>
  </w:style>
  <w:style w:type="paragraph" w:styleId="Title">
    <w:name w:val="Title"/>
    <w:basedOn w:val="Normal"/>
    <w:qFormat/>
    <w:pPr>
      <w:tabs>
        <w:tab w:val="left" w:pos="5040"/>
      </w:tabs>
      <w:jc w:val="center"/>
    </w:pPr>
    <w:rPr>
      <w:b/>
      <w:sz w:val="32"/>
    </w:rPr>
  </w:style>
  <w:style w:type="paragraph" w:styleId="BodyText">
    <w:name w:val="Body Text"/>
    <w:basedOn w:val="Normal"/>
    <w:pPr>
      <w:jc w:val="both"/>
    </w:pPr>
    <w:rPr>
      <w:sz w:val="24"/>
    </w:rPr>
  </w:style>
  <w:style w:type="paragraph" w:styleId="BodyTextIndent2">
    <w:name w:val="Body Text Indent 2"/>
    <w:basedOn w:val="Normal"/>
    <w:pPr>
      <w:tabs>
        <w:tab w:val="left" w:pos="720"/>
        <w:tab w:val="left" w:pos="1440"/>
      </w:tabs>
      <w:ind w:left="1440" w:hanging="1440"/>
      <w:jc w:val="both"/>
    </w:pPr>
    <w:rPr>
      <w:sz w:val="24"/>
    </w:rPr>
  </w:style>
  <w:style w:type="paragraph" w:styleId="BodyTextIndent3">
    <w:name w:val="Body Text Indent 3"/>
    <w:basedOn w:val="Normal"/>
    <w:pPr>
      <w:ind w:left="1440"/>
      <w:jc w:val="both"/>
    </w:pPr>
    <w:rPr>
      <w:sz w:val="24"/>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Subtitle">
    <w:name w:val="Subtitle"/>
    <w:basedOn w:val="Normal"/>
    <w:qFormat/>
    <w:pPr>
      <w:spacing w:after="60"/>
      <w:jc w:val="center"/>
      <w:outlineLvl w:val="1"/>
    </w:pPr>
    <w:rPr>
      <w:rFonts w:ascii="Arial" w:hAnsi="Arial"/>
      <w:sz w:val="24"/>
    </w:rPr>
  </w:style>
  <w:style w:type="paragraph" w:customStyle="1" w:styleId="ShortReturnAddress">
    <w:name w:val="Short Return Address"/>
    <w:basedOn w:val="Normal"/>
  </w:style>
  <w:style w:type="paragraph" w:styleId="BalloonText">
    <w:name w:val="Balloon Text"/>
    <w:basedOn w:val="Normal"/>
    <w:semiHidden/>
    <w:rsid w:val="00CE3282"/>
    <w:rPr>
      <w:rFonts w:ascii="Tahoma" w:hAnsi="Tahoma" w:cs="Tahoma"/>
      <w:sz w:val="16"/>
      <w:szCs w:val="16"/>
    </w:rPr>
  </w:style>
  <w:style w:type="table" w:styleId="TableGrid">
    <w:name w:val="Table Grid"/>
    <w:basedOn w:val="TableNormal"/>
    <w:rsid w:val="00BD6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ngind5">
    <w:name w:val="hang ind .5"/>
    <w:basedOn w:val="Normal"/>
    <w:rsid w:val="0060352E"/>
    <w:pPr>
      <w:overflowPunct w:val="0"/>
      <w:autoSpaceDE w:val="0"/>
      <w:autoSpaceDN w:val="0"/>
      <w:adjustRightInd w:val="0"/>
      <w:spacing w:line="360" w:lineRule="atLeast"/>
      <w:ind w:left="1008" w:hanging="1008"/>
      <w:jc w:val="both"/>
      <w:textAlignment w:val="baseline"/>
    </w:pPr>
    <w:rPr>
      <w:sz w:val="26"/>
      <w:lang w:val="en-GB"/>
    </w:rPr>
  </w:style>
  <w:style w:type="paragraph" w:customStyle="1" w:styleId="Char">
    <w:name w:val="Char"/>
    <w:basedOn w:val="Normal"/>
    <w:rsid w:val="004C1E60"/>
    <w:pPr>
      <w:spacing w:after="160" w:line="240" w:lineRule="exact"/>
    </w:pPr>
    <w:rPr>
      <w:rFonts w:ascii="Verdana" w:hAnsi="Verdana"/>
    </w:rPr>
  </w:style>
  <w:style w:type="paragraph" w:customStyle="1" w:styleId="BodyTexta">
    <w:name w:val="Body Text (a)"/>
    <w:basedOn w:val="Normal"/>
    <w:rsid w:val="00301D75"/>
    <w:pPr>
      <w:tabs>
        <w:tab w:val="num" w:pos="1440"/>
      </w:tabs>
      <w:spacing w:after="240"/>
      <w:ind w:left="1440" w:hanging="720"/>
    </w:pPr>
    <w:rPr>
      <w:szCs w:val="24"/>
    </w:rPr>
  </w:style>
  <w:style w:type="paragraph" w:customStyle="1" w:styleId="Default">
    <w:name w:val="Default"/>
    <w:rsid w:val="00404A61"/>
    <w:pPr>
      <w:autoSpaceDE w:val="0"/>
      <w:autoSpaceDN w:val="0"/>
      <w:adjustRightInd w:val="0"/>
    </w:pPr>
    <w:rPr>
      <w:rFonts w:ascii="Arial" w:hAnsi="Arial" w:cs="Arial"/>
      <w:color w:val="000000"/>
      <w:sz w:val="24"/>
      <w:szCs w:val="24"/>
    </w:rPr>
  </w:style>
  <w:style w:type="paragraph" w:customStyle="1" w:styleId="Pa2">
    <w:name w:val="Pa2"/>
    <w:basedOn w:val="Default"/>
    <w:next w:val="Default"/>
    <w:rsid w:val="00404A61"/>
    <w:pPr>
      <w:spacing w:line="241" w:lineRule="atLeast"/>
    </w:pPr>
    <w:rPr>
      <w:rFonts w:cs="Times New Roman"/>
      <w:color w:val="auto"/>
    </w:rPr>
  </w:style>
  <w:style w:type="character" w:customStyle="1" w:styleId="A5">
    <w:name w:val="A5"/>
    <w:rsid w:val="00404A61"/>
    <w:rPr>
      <w:rFonts w:cs="Arial"/>
      <w:color w:val="000000"/>
      <w:sz w:val="18"/>
      <w:szCs w:val="18"/>
    </w:rPr>
  </w:style>
  <w:style w:type="character" w:customStyle="1" w:styleId="A7">
    <w:name w:val="A7"/>
    <w:rsid w:val="00404A61"/>
    <w:rPr>
      <w:rFonts w:cs="Arial"/>
      <w:b/>
      <w:bCs/>
      <w:color w:val="000000"/>
      <w:sz w:val="20"/>
      <w:szCs w:val="20"/>
    </w:rPr>
  </w:style>
  <w:style w:type="character" w:styleId="CommentReference">
    <w:name w:val="annotation reference"/>
    <w:basedOn w:val="DefaultParagraphFont"/>
    <w:rsid w:val="00931005"/>
    <w:rPr>
      <w:sz w:val="16"/>
      <w:szCs w:val="16"/>
    </w:rPr>
  </w:style>
  <w:style w:type="paragraph" w:styleId="CommentText">
    <w:name w:val="annotation text"/>
    <w:basedOn w:val="Normal"/>
    <w:link w:val="CommentTextChar"/>
    <w:rsid w:val="00931005"/>
  </w:style>
  <w:style w:type="character" w:customStyle="1" w:styleId="CommentTextChar">
    <w:name w:val="Comment Text Char"/>
    <w:basedOn w:val="DefaultParagraphFont"/>
    <w:link w:val="CommentText"/>
    <w:rsid w:val="00931005"/>
  </w:style>
  <w:style w:type="paragraph" w:styleId="CommentSubject">
    <w:name w:val="annotation subject"/>
    <w:basedOn w:val="CommentText"/>
    <w:next w:val="CommentText"/>
    <w:link w:val="CommentSubjectChar"/>
    <w:rsid w:val="00931005"/>
    <w:rPr>
      <w:b/>
      <w:bCs/>
    </w:rPr>
  </w:style>
  <w:style w:type="character" w:customStyle="1" w:styleId="CommentSubjectChar">
    <w:name w:val="Comment Subject Char"/>
    <w:basedOn w:val="CommentTextChar"/>
    <w:link w:val="CommentSubject"/>
    <w:rsid w:val="00931005"/>
    <w:rPr>
      <w:b/>
      <w:bCs/>
    </w:rPr>
  </w:style>
  <w:style w:type="paragraph" w:styleId="ListParagraph">
    <w:name w:val="List Paragraph"/>
    <w:basedOn w:val="Normal"/>
    <w:uiPriority w:val="34"/>
    <w:qFormat/>
    <w:rsid w:val="009F4292"/>
    <w:pPr>
      <w:spacing w:after="160" w:line="259" w:lineRule="auto"/>
      <w:ind w:left="720"/>
      <w:contextualSpacing/>
    </w:pPr>
    <w:rPr>
      <w:rFonts w:asciiTheme="minorHAnsi" w:eastAsiaTheme="minorHAnsi" w:hAnsiTheme="minorHAnsi" w:cstheme="minorBidi"/>
      <w:sz w:val="22"/>
      <w:szCs w:val="22"/>
    </w:rPr>
  </w:style>
  <w:style w:type="paragraph" w:styleId="Revision">
    <w:name w:val="Revision"/>
    <w:hidden/>
    <w:uiPriority w:val="99"/>
    <w:semiHidden/>
    <w:rsid w:val="00E74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F5093CD48EBF344B8F4488C748D5C045" ma:contentTypeVersion="13" ma:contentTypeDescription="Ein neues Dokument erstellen." ma:contentTypeScope="" ma:versionID="039882e52e46de2f8faa8f3360ff080b">
  <xsd:schema xmlns:xsd="http://www.w3.org/2001/XMLSchema" xmlns:xs="http://www.w3.org/2001/XMLSchema" xmlns:p="http://schemas.microsoft.com/office/2006/metadata/properties" xmlns:ns3="d8bbcf55-e224-4026-b446-5e7199deeaa8" xmlns:ns4="04c25456-6f63-42e7-b64c-95259f3acf7b" targetNamespace="http://schemas.microsoft.com/office/2006/metadata/properties" ma:root="true" ma:fieldsID="8ff52f1b9137782514f534df5cf17767" ns3:_="" ns4:_="">
    <xsd:import namespace="d8bbcf55-e224-4026-b446-5e7199deeaa8"/>
    <xsd:import namespace="04c25456-6f63-42e7-b64c-95259f3acf7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bcf55-e224-4026-b446-5e7199dee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c25456-6f63-42e7-b64c-95259f3acf7b"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AE7F2A-BACC-444F-B338-9A2C2C6F7E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2ED3AD-822D-4A14-993A-B675572489AB}">
  <ds:schemaRefs>
    <ds:schemaRef ds:uri="http://schemas.microsoft.com/sharepoint/v3/contenttype/forms"/>
  </ds:schemaRefs>
</ds:datastoreItem>
</file>

<file path=customXml/itemProps3.xml><?xml version="1.0" encoding="utf-8"?>
<ds:datastoreItem xmlns:ds="http://schemas.openxmlformats.org/officeDocument/2006/customXml" ds:itemID="{73627588-F401-4EDC-9EA8-8C9FE11690A5}">
  <ds:schemaRefs>
    <ds:schemaRef ds:uri="http://schemas.openxmlformats.org/officeDocument/2006/bibliography"/>
  </ds:schemaRefs>
</ds:datastoreItem>
</file>

<file path=customXml/itemProps4.xml><?xml version="1.0" encoding="utf-8"?>
<ds:datastoreItem xmlns:ds="http://schemas.openxmlformats.org/officeDocument/2006/customXml" ds:itemID="{394226C7-3DAD-4F9B-995D-4A1EE70A96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bcf55-e224-4026-b446-5e7199deeaa8"/>
    <ds:schemaRef ds:uri="04c25456-6f63-42e7-b64c-95259f3ac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5519</Words>
  <Characters>31461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Private Label Agreement</vt:lpstr>
    </vt:vector>
  </TitlesOfParts>
  <Company>ChemRex Inc.</Company>
  <LinksUpToDate>false</LinksUpToDate>
  <CharactersWithSpaces>36907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Label Agreement</dc:title>
  <dc:subject/>
  <dc:creator>Jan Bentson</dc:creator>
  <cp:keywords/>
  <cp:lastModifiedBy>Nacu Hernandez</cp:lastModifiedBy>
  <cp:revision>2</cp:revision>
  <cp:lastPrinted>2020-06-29T13:39:00Z</cp:lastPrinted>
  <dcterms:created xsi:type="dcterms:W3CDTF">2020-09-10T19:17:00Z</dcterms:created>
  <dcterms:modified xsi:type="dcterms:W3CDTF">2020-09-10T19:17:00Z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0x010100F5093CD48EBF344B8F4488C748D5C045</vt:lpwstr>
  </property>
</Properties>
</file>