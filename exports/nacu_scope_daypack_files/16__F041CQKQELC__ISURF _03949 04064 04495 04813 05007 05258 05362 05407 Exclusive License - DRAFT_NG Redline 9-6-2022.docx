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FCEA2" w14:textId="77777777" w:rsidR="003443C4" w:rsidRDefault="003443C4" w:rsidP="00D05CEB">
      <w:pPr>
        <w:jc w:val="center"/>
      </w:pPr>
      <w:r>
        <w:t>EXCLUSIVE LICENSE AGREEMENT</w:t>
      </w:r>
      <w:r w:rsidR="00B826AF">
        <w:t xml:space="preserve"> FOR ISU START-UP</w:t>
      </w:r>
    </w:p>
    <w:p w14:paraId="3AE6FE7C" w14:textId="77777777" w:rsidR="003443C4" w:rsidRDefault="003443C4" w:rsidP="002A3E2B">
      <w:pPr>
        <w:rPr>
          <w:u w:val="single"/>
        </w:rPr>
      </w:pPr>
    </w:p>
    <w:p w14:paraId="4ABDA886" w14:textId="77777777" w:rsidR="003443C4" w:rsidRDefault="003443C4" w:rsidP="002A3E2B">
      <w:pPr>
        <w:rPr>
          <w:u w:val="single"/>
        </w:rPr>
      </w:pPr>
    </w:p>
    <w:p w14:paraId="68F6EF79" w14:textId="1E6EEDD9" w:rsidR="003443C4" w:rsidRDefault="003443C4" w:rsidP="002A3E2B">
      <w:r>
        <w:tab/>
        <w:t xml:space="preserve">This Agreement is made and entered into by and between Iowa State University Research Foundation, Inc. (hereinafter called “ISURF”), a nonprofit Iowa corporation, and </w:t>
      </w:r>
      <w:r w:rsidR="007F40C9">
        <w:t>SoyLei Innovations</w:t>
      </w:r>
      <w:ins w:id="0" w:author="Author">
        <w:r w:rsidR="000020C1">
          <w:t>,</w:t>
        </w:r>
      </w:ins>
      <w:r w:rsidR="007F40C9">
        <w:t xml:space="preserve"> LLC </w:t>
      </w:r>
      <w:r>
        <w:t xml:space="preserve">(hereinafter called “Licensee”), a </w:t>
      </w:r>
      <w:r w:rsidR="007F40C9">
        <w:t xml:space="preserve">limited liability company </w:t>
      </w:r>
      <w:r>
        <w:t xml:space="preserve">organized and existing under the laws of </w:t>
      </w:r>
      <w:r w:rsidR="00B826AF">
        <w:t xml:space="preserve">the state of </w:t>
      </w:r>
      <w:proofErr w:type="gramStart"/>
      <w:r w:rsidR="00B826AF">
        <w:t>Iowa</w:t>
      </w:r>
      <w:r>
        <w:t>;</w:t>
      </w:r>
      <w:proofErr w:type="gramEnd"/>
    </w:p>
    <w:p w14:paraId="644DEA25" w14:textId="77777777" w:rsidR="003443C4" w:rsidRDefault="003443C4" w:rsidP="002A3E2B"/>
    <w:p w14:paraId="1C1C6A94" w14:textId="77777777" w:rsidR="003443C4" w:rsidRDefault="003443C4" w:rsidP="002A3E2B">
      <w:r>
        <w:tab/>
        <w:t xml:space="preserve">WHEREAS, ISURF </w:t>
      </w:r>
      <w:r w:rsidR="003A4A35">
        <w:t xml:space="preserve">has </w:t>
      </w:r>
      <w:r>
        <w:t xml:space="preserve">Licensed Patents </w:t>
      </w:r>
      <w:r w:rsidR="00473518">
        <w:t>(</w:t>
      </w:r>
      <w:r>
        <w:t>defined below</w:t>
      </w:r>
      <w:r w:rsidR="00473518">
        <w:t>)</w:t>
      </w:r>
      <w:r>
        <w:t xml:space="preserve">, </w:t>
      </w:r>
      <w:r w:rsidR="00DE7EE0">
        <w:t>that it</w:t>
      </w:r>
      <w:r>
        <w:t xml:space="preserve"> desires to have utilized in the public </w:t>
      </w:r>
      <w:proofErr w:type="gramStart"/>
      <w:r>
        <w:t>interest;</w:t>
      </w:r>
      <w:proofErr w:type="gramEnd"/>
    </w:p>
    <w:p w14:paraId="09318124" w14:textId="77777777" w:rsidR="003443C4" w:rsidRDefault="003443C4" w:rsidP="002A3E2B"/>
    <w:p w14:paraId="4B33FF98" w14:textId="7F6530D8" w:rsidR="003443C4" w:rsidRDefault="003443C4" w:rsidP="002A3E2B">
      <w:r>
        <w:tab/>
      </w:r>
      <w:proofErr w:type="gramStart"/>
      <w:r>
        <w:t>WHEREAS,</w:t>
      </w:r>
      <w:proofErr w:type="gramEnd"/>
      <w:r>
        <w:t xml:space="preserve"> Licensee is </w:t>
      </w:r>
      <w:r w:rsidR="00B826AF">
        <w:t>a</w:t>
      </w:r>
      <w:del w:id="1" w:author="Author">
        <w:r w:rsidR="00B826AF" w:rsidDel="000020C1">
          <w:delText>n Iowa State University</w:delText>
        </w:r>
      </w:del>
      <w:r w:rsidR="00B826AF">
        <w:t xml:space="preserve"> start-up company </w:t>
      </w:r>
      <w:ins w:id="2" w:author="Author">
        <w:r w:rsidR="000020C1">
          <w:t xml:space="preserve">involving Iowa State University personnel </w:t>
        </w:r>
      </w:ins>
      <w:r w:rsidR="00B826AF">
        <w:t xml:space="preserve">and </w:t>
      </w:r>
      <w:r>
        <w:t xml:space="preserve">is willing to commit itself to a thorough, vigorous and diligent program of exploiting the </w:t>
      </w:r>
      <w:r w:rsidR="00DE7EE0">
        <w:t>rights licensed hereunder</w:t>
      </w:r>
      <w:r>
        <w:t xml:space="preserve"> so that public utilization may result therefrom; and</w:t>
      </w:r>
    </w:p>
    <w:p w14:paraId="24E148EE" w14:textId="77777777" w:rsidR="003443C4" w:rsidRDefault="003443C4" w:rsidP="002A3E2B"/>
    <w:p w14:paraId="71B79CB6" w14:textId="77777777" w:rsidR="003443C4" w:rsidRDefault="003443C4" w:rsidP="002A3E2B">
      <w:r>
        <w:tab/>
      </w:r>
      <w:proofErr w:type="gramStart"/>
      <w:r>
        <w:t>WHEREAS,</w:t>
      </w:r>
      <w:proofErr w:type="gramEnd"/>
      <w:r>
        <w:t xml:space="preserve"> ISURF is willing to grant a license to Licensee under </w:t>
      </w:r>
      <w:r w:rsidR="00DE7EE0">
        <w:t>the terms and conditions of this Agreement</w:t>
      </w:r>
      <w:r>
        <w:t>.</w:t>
      </w:r>
    </w:p>
    <w:p w14:paraId="2C03F28C" w14:textId="77777777" w:rsidR="003443C4" w:rsidRDefault="003443C4" w:rsidP="002A3E2B"/>
    <w:p w14:paraId="2E7CA539" w14:textId="77777777" w:rsidR="003443C4" w:rsidRDefault="003443C4" w:rsidP="002A3E2B">
      <w:r>
        <w:tab/>
        <w:t>NOW, THEREFORE, in consideration of the mutual covenants and agreements set forth below, the Parties covenant and agree as follows:</w:t>
      </w:r>
    </w:p>
    <w:p w14:paraId="7EDB56AB" w14:textId="77777777" w:rsidR="003443C4" w:rsidRDefault="003443C4" w:rsidP="002A3E2B"/>
    <w:p w14:paraId="3F98CB97" w14:textId="77777777" w:rsidR="003443C4" w:rsidRDefault="003443C4" w:rsidP="002A3E2B">
      <w:r>
        <w:tab/>
        <w:t>Section 1.</w:t>
      </w:r>
      <w:r>
        <w:tab/>
      </w:r>
      <w:r>
        <w:rPr>
          <w:u w:val="single"/>
        </w:rPr>
        <w:t>Definitions</w:t>
      </w:r>
      <w:r>
        <w:t>.</w:t>
      </w:r>
    </w:p>
    <w:p w14:paraId="63C7483B" w14:textId="77777777" w:rsidR="003443C4" w:rsidRDefault="003443C4" w:rsidP="002A3E2B"/>
    <w:p w14:paraId="6F2ADA3E" w14:textId="77777777" w:rsidR="003443C4" w:rsidRDefault="003443C4" w:rsidP="002A3E2B">
      <w:r>
        <w:tab/>
      </w:r>
      <w:proofErr w:type="gramStart"/>
      <w:r>
        <w:t>For the purpose of</w:t>
      </w:r>
      <w:proofErr w:type="gramEnd"/>
      <w:r>
        <w:t xml:space="preserve"> this Agreement, the Appendix A definitions shall apply.</w:t>
      </w:r>
    </w:p>
    <w:p w14:paraId="5A03826B" w14:textId="77777777" w:rsidR="003443C4" w:rsidRDefault="003443C4" w:rsidP="002A3E2B"/>
    <w:p w14:paraId="53AF337D" w14:textId="77777777" w:rsidR="003443C4" w:rsidRDefault="003443C4" w:rsidP="002A3E2B">
      <w:pPr>
        <w:rPr>
          <w:lang w:val="fr-FR"/>
        </w:rPr>
      </w:pPr>
      <w:r>
        <w:tab/>
      </w:r>
      <w:r>
        <w:rPr>
          <w:lang w:val="fr-FR"/>
        </w:rPr>
        <w:t>Section 2.</w:t>
      </w:r>
      <w:r>
        <w:rPr>
          <w:lang w:val="fr-FR"/>
        </w:rPr>
        <w:tab/>
      </w:r>
      <w:r>
        <w:rPr>
          <w:u w:val="single"/>
          <w:lang w:val="fr-FR"/>
        </w:rPr>
        <w:t>Grant</w:t>
      </w:r>
      <w:r>
        <w:rPr>
          <w:lang w:val="fr-FR"/>
        </w:rPr>
        <w:t>.</w:t>
      </w:r>
    </w:p>
    <w:p w14:paraId="03571C7A" w14:textId="77777777" w:rsidR="003443C4" w:rsidRDefault="003443C4" w:rsidP="002A3E2B">
      <w:pPr>
        <w:rPr>
          <w:lang w:val="fr-FR"/>
        </w:rPr>
      </w:pPr>
    </w:p>
    <w:p w14:paraId="3FEC3489" w14:textId="77777777" w:rsidR="003443C4" w:rsidRDefault="003443C4" w:rsidP="002A3E2B">
      <w:pPr>
        <w:rPr>
          <w:lang w:val="fr-FR"/>
        </w:rPr>
      </w:pPr>
      <w:r>
        <w:rPr>
          <w:lang w:val="fr-FR"/>
        </w:rPr>
        <w:tab/>
      </w:r>
      <w:r>
        <w:rPr>
          <w:lang w:val="fr-FR"/>
        </w:rPr>
        <w:tab/>
        <w:t>A.</w:t>
      </w:r>
      <w:r>
        <w:rPr>
          <w:lang w:val="fr-FR"/>
        </w:rPr>
        <w:tab/>
      </w:r>
      <w:r>
        <w:rPr>
          <w:u w:val="single"/>
          <w:lang w:val="fr-FR"/>
        </w:rPr>
        <w:t>License</w:t>
      </w:r>
      <w:r>
        <w:rPr>
          <w:lang w:val="fr-FR"/>
        </w:rPr>
        <w:t>.</w:t>
      </w:r>
    </w:p>
    <w:p w14:paraId="63A838CB" w14:textId="77777777" w:rsidR="003443C4" w:rsidRDefault="003443C4" w:rsidP="002A3E2B">
      <w:pPr>
        <w:rPr>
          <w:lang w:val="fr-FR"/>
        </w:rPr>
      </w:pPr>
    </w:p>
    <w:p w14:paraId="4797B975" w14:textId="77777777" w:rsidR="003443C4" w:rsidRDefault="003443C4" w:rsidP="002A3E2B">
      <w:r>
        <w:rPr>
          <w:lang w:val="fr-FR"/>
        </w:rPr>
        <w:tab/>
      </w:r>
      <w:proofErr w:type="spellStart"/>
      <w:r w:rsidR="00DE7EE0">
        <w:rPr>
          <w:lang w:val="fr-FR"/>
        </w:rPr>
        <w:t>Subject</w:t>
      </w:r>
      <w:proofErr w:type="spellEnd"/>
      <w:r w:rsidR="00DE7EE0">
        <w:rPr>
          <w:lang w:val="fr-FR"/>
        </w:rPr>
        <w:t xml:space="preserve"> to the </w:t>
      </w:r>
      <w:proofErr w:type="spellStart"/>
      <w:r w:rsidR="00DE7EE0">
        <w:rPr>
          <w:lang w:val="fr-FR"/>
        </w:rPr>
        <w:t>terms</w:t>
      </w:r>
      <w:proofErr w:type="spellEnd"/>
      <w:r w:rsidR="00DE7EE0">
        <w:rPr>
          <w:lang w:val="fr-FR"/>
        </w:rPr>
        <w:t xml:space="preserve"> of </w:t>
      </w:r>
      <w:proofErr w:type="spellStart"/>
      <w:r w:rsidR="00DE7EE0">
        <w:rPr>
          <w:lang w:val="fr-FR"/>
        </w:rPr>
        <w:t>this</w:t>
      </w:r>
      <w:proofErr w:type="spellEnd"/>
      <w:r w:rsidR="00DE7EE0">
        <w:rPr>
          <w:lang w:val="fr-FR"/>
        </w:rPr>
        <w:t xml:space="preserve"> Agreement</w:t>
      </w:r>
      <w:r w:rsidR="004756A5">
        <w:rPr>
          <w:lang w:val="fr-FR"/>
        </w:rPr>
        <w:t xml:space="preserve">, </w:t>
      </w:r>
      <w:r>
        <w:t>ISURF hereby grants to Licensee an exclusive</w:t>
      </w:r>
      <w:r w:rsidR="004756A5">
        <w:t>, non-transferable, royalty-bearing</w:t>
      </w:r>
      <w:r>
        <w:t xml:space="preserve"> license, </w:t>
      </w:r>
      <w:r w:rsidR="00F35BEF">
        <w:t>with the right to sublicense</w:t>
      </w:r>
      <w:r w:rsidR="003A4A35">
        <w:t xml:space="preserve"> in accordance with Section 2B</w:t>
      </w:r>
      <w:r w:rsidR="00F35BEF">
        <w:t xml:space="preserve">, </w:t>
      </w:r>
      <w:r>
        <w:t xml:space="preserve">limited to the Licensed Field and the Licensed Territory, under </w:t>
      </w:r>
      <w:r w:rsidR="00F35BEF">
        <w:t xml:space="preserve">the subject matter claimed in </w:t>
      </w:r>
      <w:r>
        <w:t xml:space="preserve">the Licensed Patents to make, </w:t>
      </w:r>
      <w:r w:rsidR="004756A5">
        <w:t>have made</w:t>
      </w:r>
      <w:r w:rsidR="003A4A35">
        <w:t xml:space="preserve"> in accordance with Section 2C</w:t>
      </w:r>
      <w:r w:rsidR="004756A5">
        <w:t xml:space="preserve">, </w:t>
      </w:r>
      <w:r>
        <w:t>use, import</w:t>
      </w:r>
      <w:r w:rsidR="004756A5">
        <w:t>, offer for sale</w:t>
      </w:r>
      <w:r>
        <w:t xml:space="preserve"> and sell Products</w:t>
      </w:r>
      <w:r w:rsidR="003B0097">
        <w:t xml:space="preserve">.  </w:t>
      </w:r>
    </w:p>
    <w:p w14:paraId="22B2A50F" w14:textId="77777777" w:rsidR="001B2097" w:rsidRDefault="001B2097" w:rsidP="002A3E2B"/>
    <w:p w14:paraId="3A72E4FA" w14:textId="77777777" w:rsidR="003443C4" w:rsidRDefault="003443C4" w:rsidP="002A3E2B">
      <w:r>
        <w:tab/>
      </w:r>
      <w:r>
        <w:tab/>
        <w:t>B.</w:t>
      </w:r>
      <w:r>
        <w:tab/>
      </w:r>
      <w:r>
        <w:rPr>
          <w:u w:val="single"/>
        </w:rPr>
        <w:t>Sublicenses</w:t>
      </w:r>
      <w:r>
        <w:t>.</w:t>
      </w:r>
    </w:p>
    <w:p w14:paraId="64C70AF5" w14:textId="77777777" w:rsidR="003443C4" w:rsidRDefault="003443C4" w:rsidP="002A3E2B"/>
    <w:p w14:paraId="42FC456D" w14:textId="5E0B646E" w:rsidR="003443C4" w:rsidRDefault="003443C4" w:rsidP="002A3E2B">
      <w:r>
        <w:tab/>
      </w:r>
      <w:r>
        <w:tab/>
        <w:t>(</w:t>
      </w:r>
      <w:proofErr w:type="spellStart"/>
      <w:r>
        <w:t>i</w:t>
      </w:r>
      <w:proofErr w:type="spellEnd"/>
      <w:r>
        <w:t>)</w:t>
      </w:r>
      <w:r>
        <w:tab/>
        <w:t>Licensee may grant written, nonexclusive</w:t>
      </w:r>
      <w:r w:rsidR="000D2BF0">
        <w:t>, non-transferable, royalty-bearing</w:t>
      </w:r>
      <w:r>
        <w:t xml:space="preserve"> sublicenses to third parties.  </w:t>
      </w:r>
      <w:r w:rsidR="00C10FC4">
        <w:t>All sublicenses</w:t>
      </w:r>
      <w:r w:rsidR="00B45D5D">
        <w:t xml:space="preserve"> shall be materially consistent with the terms and conditions of this Agreement or shall be deemed null and void.  </w:t>
      </w:r>
      <w:ins w:id="3" w:author="Author">
        <w:r w:rsidR="000020C1">
          <w:t xml:space="preserve">Licensee shall use best efforts to ensure that </w:t>
        </w:r>
      </w:ins>
      <w:del w:id="4" w:author="Author">
        <w:r w:rsidDel="000020C1">
          <w:delText>A</w:delText>
        </w:r>
      </w:del>
      <w:ins w:id="5" w:author="Author">
        <w:r w:rsidR="000020C1">
          <w:t>a</w:t>
        </w:r>
      </w:ins>
      <w:r>
        <w:t xml:space="preserve">ny agreement granting a sublicense </w:t>
      </w:r>
      <w:del w:id="6" w:author="Author">
        <w:r w:rsidDel="000020C1">
          <w:delText xml:space="preserve">shall </w:delText>
        </w:r>
      </w:del>
      <w:r w:rsidR="000D2BF0">
        <w:t>name</w:t>
      </w:r>
      <w:ins w:id="7" w:author="Author">
        <w:r w:rsidR="000020C1">
          <w:t>s</w:t>
        </w:r>
      </w:ins>
      <w:r w:rsidR="000D2BF0">
        <w:t xml:space="preserve"> ISURF as a </w:t>
      </w:r>
      <w:r w:rsidR="00475849">
        <w:t>third-party</w:t>
      </w:r>
      <w:r w:rsidR="000D2BF0">
        <w:t xml:space="preserve"> beneficiary thereunder and </w:t>
      </w:r>
      <w:r>
        <w:t>state that the sublicense shall be terminated or assigned to ISURF, at the sole option of ISURF, upon the termination of this Agreement</w:t>
      </w:r>
      <w:ins w:id="8" w:author="Author">
        <w:r w:rsidR="000020C1">
          <w:t>; provided that if any such sublicense agreement fails to comply with these terms then Licensee shall be responsible to ensure ISURF’s rights under such agreement</w:t>
        </w:r>
      </w:ins>
      <w:r>
        <w:t>.  Licensee shall have the same responsibility for the activities of any sublicensee as if the activities were directly those of Licensee.  Licensee shall provide ISURF with the name, contact information and address of any sublicensee as well as information regarding the number of full-time employees of any such sublicensee</w:t>
      </w:r>
      <w:r w:rsidR="00936AC8">
        <w:t>, including any Affiliate of sublicensee,</w:t>
      </w:r>
      <w:r w:rsidR="000C56A0">
        <w:t xml:space="preserve"> and shall update said information from time to time as required by ISURF,</w:t>
      </w:r>
      <w:r>
        <w:t xml:space="preserve"> to allow ISURF to determine whether it can maintain its small entity filing status for patent prosecution and maintenance purposes.</w:t>
      </w:r>
    </w:p>
    <w:p w14:paraId="63003A11" w14:textId="77777777" w:rsidR="003443C4" w:rsidRDefault="003443C4" w:rsidP="002A3E2B"/>
    <w:p w14:paraId="1AC0855B" w14:textId="734E3F44" w:rsidR="003443C4" w:rsidRDefault="003443C4" w:rsidP="002A3E2B">
      <w:r>
        <w:tab/>
      </w:r>
      <w:r>
        <w:tab/>
        <w:t>(ii)</w:t>
      </w:r>
      <w:r>
        <w:tab/>
        <w:t xml:space="preserve">Licensee agrees that sublicenses granted hereunder shall not be transferable to a third party </w:t>
      </w:r>
      <w:r w:rsidR="00C9305E">
        <w:t>includ</w:t>
      </w:r>
      <w:r w:rsidR="00C85B5A">
        <w:t xml:space="preserve">ing </w:t>
      </w:r>
      <w:r w:rsidR="00C9305E">
        <w:t>by further sublicens</w:t>
      </w:r>
      <w:r w:rsidR="00C85B5A">
        <w:t>ing</w:t>
      </w:r>
      <w:r w:rsidR="00C9305E">
        <w:t xml:space="preserve"> </w:t>
      </w:r>
      <w:r>
        <w:t>unless agreed upon in writing by both Parties.</w:t>
      </w:r>
    </w:p>
    <w:p w14:paraId="2B5D9EBD" w14:textId="28CD2C93" w:rsidR="007F40C9" w:rsidRPr="007F40C9" w:rsidRDefault="007F40C9" w:rsidP="002A3E2B"/>
    <w:p w14:paraId="66C8AC1A" w14:textId="77777777" w:rsidR="003443C4" w:rsidRPr="00A77263" w:rsidRDefault="003443C4" w:rsidP="002A3E2B"/>
    <w:p w14:paraId="3B7F5C8E" w14:textId="77777777" w:rsidR="00D2533D" w:rsidRPr="00A77263" w:rsidRDefault="00D2533D" w:rsidP="002A3E2B">
      <w:r w:rsidRPr="00A77263">
        <w:tab/>
      </w:r>
      <w:r w:rsidRPr="00A77263">
        <w:tab/>
        <w:t>C.</w:t>
      </w:r>
      <w:r w:rsidRPr="00A77263">
        <w:tab/>
      </w:r>
      <w:r w:rsidRPr="006241D8">
        <w:rPr>
          <w:u w:val="single"/>
        </w:rPr>
        <w:t>Subcontracting</w:t>
      </w:r>
      <w:r w:rsidRPr="006241D8">
        <w:t>.</w:t>
      </w:r>
    </w:p>
    <w:p w14:paraId="200E77C6" w14:textId="77777777" w:rsidR="00D2533D" w:rsidRPr="00A77263" w:rsidRDefault="00D2533D" w:rsidP="002A3E2B"/>
    <w:p w14:paraId="6615A5A5" w14:textId="352E826D" w:rsidR="00D2533D" w:rsidRPr="00A77263" w:rsidRDefault="00D2533D" w:rsidP="002A3E2B">
      <w:r w:rsidRPr="00A77263">
        <w:tab/>
        <w:t xml:space="preserve">Licensee may elect to have its Products made on its behalf by a third party </w:t>
      </w:r>
      <w:proofErr w:type="gramStart"/>
      <w:r w:rsidRPr="00A77263">
        <w:t>provided that</w:t>
      </w:r>
      <w:proofErr w:type="gramEnd"/>
      <w:r w:rsidRPr="00A77263">
        <w:t xml:space="preserve"> </w:t>
      </w:r>
      <w:r w:rsidR="00EC2AE4" w:rsidRPr="00A77263">
        <w:t xml:space="preserve">Licensee </w:t>
      </w:r>
      <w:r w:rsidRPr="00A77263">
        <w:t>enters into a written non-tran</w:t>
      </w:r>
      <w:r w:rsidR="00EC2AE4" w:rsidRPr="00A77263">
        <w:t>s</w:t>
      </w:r>
      <w:r w:rsidRPr="00A77263">
        <w:t xml:space="preserve">ferable agreement with such </w:t>
      </w:r>
      <w:del w:id="9" w:author="Author">
        <w:r w:rsidRPr="00A77263" w:rsidDel="002A6612">
          <w:delText>third party</w:delText>
        </w:r>
      </w:del>
      <w:ins w:id="10" w:author="Author">
        <w:r w:rsidR="002A6612" w:rsidRPr="00A77263">
          <w:t>third-party</w:t>
        </w:r>
      </w:ins>
      <w:r w:rsidRPr="00A77263">
        <w:t xml:space="preserve"> containing terms and conditions consistent with those herein, </w:t>
      </w:r>
      <w:r w:rsidRPr="00A77263">
        <w:lastRenderedPageBreak/>
        <w:t>including all limitations and restri</w:t>
      </w:r>
      <w:r w:rsidR="00EC2AE4" w:rsidRPr="00A77263">
        <w:t>c</w:t>
      </w:r>
      <w:r w:rsidRPr="00A77263">
        <w:t>tions and no additional terms or conditions in contravention thereof.  Licensee shall remain liable for, and ISURF shall have the right to audit the third party’s compliance with the applicable terms and conditions of this Agreement.</w:t>
      </w:r>
    </w:p>
    <w:p w14:paraId="6780860D" w14:textId="77777777" w:rsidR="00D2533D" w:rsidRDefault="003443C4" w:rsidP="002A3E2B">
      <w:r>
        <w:tab/>
      </w:r>
      <w:r>
        <w:tab/>
      </w:r>
    </w:p>
    <w:p w14:paraId="48A39C21" w14:textId="77777777" w:rsidR="003443C4" w:rsidRDefault="00D2533D" w:rsidP="002A3E2B">
      <w:r>
        <w:tab/>
      </w:r>
      <w:r>
        <w:tab/>
        <w:t>D</w:t>
      </w:r>
      <w:r w:rsidR="003443C4">
        <w:t>.</w:t>
      </w:r>
      <w:r w:rsidR="003443C4">
        <w:tab/>
      </w:r>
      <w:r w:rsidR="003443C4">
        <w:rPr>
          <w:u w:val="single"/>
        </w:rPr>
        <w:t>Rese</w:t>
      </w:r>
      <w:r w:rsidR="00F35BEF">
        <w:rPr>
          <w:u w:val="single"/>
        </w:rPr>
        <w:t>rvation of Rights</w:t>
      </w:r>
      <w:r w:rsidR="003443C4">
        <w:t>.</w:t>
      </w:r>
    </w:p>
    <w:p w14:paraId="47A97E0C" w14:textId="77777777" w:rsidR="003443C4" w:rsidRDefault="003443C4" w:rsidP="002A3E2B"/>
    <w:p w14:paraId="4C5566F4" w14:textId="05ADE27C" w:rsidR="00C5566F" w:rsidRDefault="003443C4" w:rsidP="002A3E2B">
      <w:r>
        <w:tab/>
      </w:r>
      <w:r w:rsidR="001605E8">
        <w:t>It is hereby agreed that ISURF shall retain the right for itself and for Iowa State University to practice and have practiced the inventions of the Licensed Patents</w:t>
      </w:r>
      <w:r w:rsidR="002E75AC">
        <w:t xml:space="preserve"> </w:t>
      </w:r>
      <w:r w:rsidR="001605E8">
        <w:t xml:space="preserve">for </w:t>
      </w:r>
      <w:ins w:id="11" w:author="Author">
        <w:r w:rsidR="00DB122D">
          <w:t xml:space="preserve">non-commercial </w:t>
        </w:r>
      </w:ins>
      <w:r w:rsidR="001605E8">
        <w:t>research and</w:t>
      </w:r>
      <w:r w:rsidR="004031EE">
        <w:t>/or</w:t>
      </w:r>
      <w:r w:rsidR="001605E8">
        <w:t xml:space="preserve"> educational purposes, including the ability to license the Licensed Patents</w:t>
      </w:r>
      <w:r w:rsidR="002E75AC">
        <w:t xml:space="preserve"> </w:t>
      </w:r>
      <w:r w:rsidR="001605E8">
        <w:t xml:space="preserve">to non-profit institutions for </w:t>
      </w:r>
      <w:ins w:id="12" w:author="Author">
        <w:r w:rsidR="00DB122D">
          <w:t xml:space="preserve">non-commercial </w:t>
        </w:r>
      </w:ins>
      <w:r w:rsidR="001605E8">
        <w:t>research and</w:t>
      </w:r>
      <w:r w:rsidR="004031EE">
        <w:t>/or</w:t>
      </w:r>
      <w:r w:rsidR="001605E8">
        <w:t xml:space="preserve"> educational purposes, and to publish for those purposes and include in such publications, without consulting with </w:t>
      </w:r>
      <w:r w:rsidR="00F93DE5">
        <w:t>or otherwise informing Licensee of</w:t>
      </w:r>
      <w:r w:rsidR="001605E8">
        <w:t xml:space="preserve"> any results achieved through said research or educational activities.</w:t>
      </w:r>
      <w:r w:rsidR="006460AB">
        <w:t xml:space="preserve">  </w:t>
      </w:r>
      <w:r w:rsidR="001605E8">
        <w:t>ISURF also retains all rights not expressly granted herein, including all rights under the Licensed Patents outside the Licensed Field and Licensed Territory.</w:t>
      </w:r>
      <w:ins w:id="13" w:author="Author">
        <w:r w:rsidR="00DB122D">
          <w:t xml:space="preserve"> Any future developments, modifications, improvements, </w:t>
        </w:r>
        <w:proofErr w:type="gramStart"/>
        <w:r w:rsidR="00DB122D">
          <w:t>inventions</w:t>
        </w:r>
        <w:proofErr w:type="gramEnd"/>
        <w:r w:rsidR="00DB122D">
          <w:t xml:space="preserve"> or innovations to the Licensed Patents made by Licensee, or for Licensee by a third party shall, as between ISURF and Licensee, be owned exclusively by Licensee.</w:t>
        </w:r>
        <w:r w:rsidR="00F440A8">
          <w:t xml:space="preserve"> Licensee and ISURF each acknowledge that, except for the express licenses granted in this Agreement, nothing contained herein is intended nor shall be construed to confer upon either party any interest in any patent, copyright, logo, trade name, trademark, service mark or other intellectual property rights owned by the other party</w:t>
        </w:r>
      </w:ins>
    </w:p>
    <w:p w14:paraId="54BF112B" w14:textId="5D276260" w:rsidR="00E149FE" w:rsidRDefault="00E149FE" w:rsidP="002A3E2B"/>
    <w:p w14:paraId="4AF5E2DA" w14:textId="5B8CC20E" w:rsidR="00E149FE" w:rsidRPr="00700FEE" w:rsidRDefault="00E149FE" w:rsidP="002A3E2B">
      <w:r>
        <w:tab/>
      </w:r>
      <w:r>
        <w:tab/>
      </w:r>
      <w:r w:rsidRPr="00700FEE">
        <w:t>E.</w:t>
      </w:r>
      <w:r w:rsidRPr="00700FEE">
        <w:tab/>
      </w:r>
      <w:r w:rsidRPr="00700FEE">
        <w:rPr>
          <w:u w:val="single"/>
        </w:rPr>
        <w:t>Option</w:t>
      </w:r>
      <w:r w:rsidRPr="00700FEE">
        <w:t>.</w:t>
      </w:r>
    </w:p>
    <w:p w14:paraId="41FD8C65" w14:textId="34E29F47" w:rsidR="00E149FE" w:rsidRPr="00700FEE" w:rsidRDefault="00E149FE" w:rsidP="002A3E2B"/>
    <w:p w14:paraId="75053551" w14:textId="12DC4A1D" w:rsidR="00E149FE" w:rsidRPr="00E149FE" w:rsidRDefault="00E149FE" w:rsidP="002A3E2B">
      <w:r w:rsidRPr="00700FEE">
        <w:tab/>
        <w:t>For a period of eighteen (18) months from the Effective Date of the Agreement, Licensee shall have the option to include additional countries to the Licensed Territory by adding elected Option Patents listed in Appendix C to this license.  No additional license fees will be charged for exercising this option.  Licensee will reimburse ISURF for any foreign annuity payments which occur during this option period within thirty (30) days of receiving an invoice from ISURF.  L</w:t>
      </w:r>
      <w:r w:rsidR="00EF3EEF" w:rsidRPr="00700FEE">
        <w:t>icensee will reimburse ISURF for all unreimbursed patent costs and expenses for elected countries within thirty (30) days exercising this Option and receiving an invoice from ISURF.  The current balance of unreimbursed patent costs and expenses for Option Patents is One Hundred Fifty-Eight Thousand Four Hundred Fifty-Six U.S. Dollars ($158,456).</w:t>
      </w:r>
      <w:ins w:id="14" w:author="Author">
        <w:r w:rsidR="000020C1">
          <w:t xml:space="preserve"> </w:t>
        </w:r>
        <w:r w:rsidR="00F30E1B">
          <w:t xml:space="preserve">ISURF agrees to continue to pay any required fees and other </w:t>
        </w:r>
        <w:del w:id="15" w:author="Author">
          <w:r w:rsidR="00F30E1B" w:rsidDel="002A6612">
            <w:delText>costs</w:delText>
          </w:r>
        </w:del>
        <w:r w:rsidR="002A6612">
          <w:t>costs,</w:t>
        </w:r>
        <w:r w:rsidR="00F30E1B">
          <w:t xml:space="preserve"> or expenses required to keep the Option Patents in good standing and provide notice to Licensee if at any time during the option period it determines to discontinue such payments. </w:t>
        </w:r>
        <w:r w:rsidR="000020C1">
          <w:t xml:space="preserve">ISURF will not otherwise license the Option Patents to a third party during such option period without prior notice to Licensee. In the event of </w:t>
        </w:r>
        <w:proofErr w:type="gramStart"/>
        <w:r w:rsidR="00F30E1B">
          <w:t xml:space="preserve">either </w:t>
        </w:r>
        <w:r w:rsidR="000020C1">
          <w:t>such</w:t>
        </w:r>
        <w:proofErr w:type="gramEnd"/>
        <w:r w:rsidR="000020C1">
          <w:t xml:space="preserve"> notice, Licensee shall have thirty (30) days to exercise its option hereunder. </w:t>
        </w:r>
      </w:ins>
    </w:p>
    <w:p w14:paraId="035B7B42" w14:textId="77777777" w:rsidR="00086BAA" w:rsidRPr="00086BAA" w:rsidRDefault="00086BAA" w:rsidP="002A3E2B"/>
    <w:p w14:paraId="67943391" w14:textId="77777777" w:rsidR="003443C4" w:rsidRDefault="003443C4" w:rsidP="00AF7E60">
      <w:pPr>
        <w:jc w:val="left"/>
      </w:pPr>
      <w:r>
        <w:tab/>
        <w:t>Section 3.</w:t>
      </w:r>
      <w:r>
        <w:tab/>
      </w:r>
      <w:r>
        <w:rPr>
          <w:u w:val="single"/>
        </w:rPr>
        <w:t>Development</w:t>
      </w:r>
      <w:r>
        <w:t>.</w:t>
      </w:r>
    </w:p>
    <w:p w14:paraId="3B8B4267" w14:textId="77777777" w:rsidR="003443C4" w:rsidRDefault="003443C4" w:rsidP="00AF7E60">
      <w:pPr>
        <w:jc w:val="left"/>
      </w:pPr>
    </w:p>
    <w:p w14:paraId="687F4581" w14:textId="4CEBC8ED" w:rsidR="00C07113" w:rsidRDefault="00025433" w:rsidP="00025433">
      <w:pPr>
        <w:tabs>
          <w:tab w:val="clear" w:pos="2880"/>
        </w:tabs>
        <w:jc w:val="left"/>
      </w:pPr>
      <w:r>
        <w:tab/>
      </w:r>
      <w:r>
        <w:tab/>
        <w:t xml:space="preserve">A. </w:t>
      </w:r>
      <w:r>
        <w:tab/>
      </w:r>
      <w:r w:rsidR="00C07113" w:rsidRPr="003B1394">
        <w:rPr>
          <w:u w:val="single"/>
        </w:rPr>
        <w:t>Reports</w:t>
      </w:r>
      <w:r w:rsidR="00C07113">
        <w:t xml:space="preserve">.  </w:t>
      </w:r>
      <w:r w:rsidR="00B76F0B">
        <w:t>W</w:t>
      </w:r>
      <w:r w:rsidR="003443C4">
        <w:t xml:space="preserve">ithin </w:t>
      </w:r>
      <w:del w:id="16" w:author="Author">
        <w:r w:rsidR="00786367" w:rsidDel="00DD2DF4">
          <w:delText xml:space="preserve">thirty </w:delText>
        </w:r>
      </w:del>
      <w:ins w:id="17" w:author="Author">
        <w:r w:rsidR="00DD2DF4">
          <w:t xml:space="preserve">forty-five </w:t>
        </w:r>
      </w:ins>
      <w:r w:rsidR="00786367">
        <w:t>(</w:t>
      </w:r>
      <w:del w:id="18" w:author="Author">
        <w:r w:rsidR="00786367" w:rsidDel="00DD2DF4">
          <w:delText>30</w:delText>
        </w:r>
      </w:del>
      <w:ins w:id="19" w:author="Author">
        <w:r w:rsidR="00DD2DF4">
          <w:t>45</w:t>
        </w:r>
      </w:ins>
      <w:r w:rsidR="00786367">
        <w:t xml:space="preserve">) days </w:t>
      </w:r>
      <w:r w:rsidR="003443C4">
        <w:t>following the end of each semi-annual period ending on June 30 and December 31 until the Date of First Commercial Sale of Products, Licensee will provide ISURF with a written Development</w:t>
      </w:r>
      <w:r w:rsidR="00945565">
        <w:t xml:space="preserve"> Report</w:t>
      </w:r>
      <w:r w:rsidR="003443C4">
        <w:t xml:space="preserve">.  All development activities and strategies and all aspects of </w:t>
      </w:r>
      <w:r w:rsidR="000F3843">
        <w:t>P</w:t>
      </w:r>
      <w:r w:rsidR="003443C4">
        <w:t xml:space="preserve">roduct design and decisions to market and the like are entirely at the discretion of Licensee, and Licensee shall rely entirely on its own expertise with respect thereto.  ISURF’s review of Licensee’s </w:t>
      </w:r>
      <w:r w:rsidR="00786367">
        <w:t xml:space="preserve">Development Plan </w:t>
      </w:r>
      <w:r w:rsidR="007D75B6">
        <w:t xml:space="preserve">and each Development Report </w:t>
      </w:r>
      <w:r w:rsidR="003443C4">
        <w:t xml:space="preserve">is to verify the existence of Licensee’s commitment to development activity and to assure compliance with Licensee’s obligations </w:t>
      </w:r>
      <w:r w:rsidR="00F35BEF">
        <w:t>hereunder,</w:t>
      </w:r>
      <w:r w:rsidR="00531C48">
        <w:t xml:space="preserve"> the failure of </w:t>
      </w:r>
      <w:r w:rsidR="00F35BEF">
        <w:t xml:space="preserve">which by </w:t>
      </w:r>
      <w:r w:rsidR="00531C48">
        <w:t>Licensee shall constitute a material breach of this Agreement</w:t>
      </w:r>
      <w:r w:rsidR="003443C4">
        <w:t xml:space="preserve">. </w:t>
      </w:r>
      <w:r w:rsidR="00786367">
        <w:br/>
      </w:r>
      <w:r w:rsidR="003443C4">
        <w:t xml:space="preserve"> </w:t>
      </w:r>
    </w:p>
    <w:p w14:paraId="759A48C4" w14:textId="77777777" w:rsidR="003443C4" w:rsidRDefault="00025433" w:rsidP="00025433">
      <w:pPr>
        <w:tabs>
          <w:tab w:val="clear" w:pos="2880"/>
        </w:tabs>
        <w:jc w:val="left"/>
      </w:pPr>
      <w:r>
        <w:tab/>
      </w:r>
      <w:r>
        <w:tab/>
        <w:t xml:space="preserve">B. </w:t>
      </w:r>
      <w:r>
        <w:tab/>
      </w:r>
      <w:r w:rsidR="00C07113" w:rsidRPr="003B1394">
        <w:rPr>
          <w:u w:val="single"/>
        </w:rPr>
        <w:t>Audit</w:t>
      </w:r>
      <w:r w:rsidR="00C07113">
        <w:t xml:space="preserve">.  </w:t>
      </w:r>
      <w:r w:rsidR="003443C4">
        <w:t xml:space="preserve">ISURF reserves the right to audit Licensee’s records relating to the development of Products </w:t>
      </w:r>
      <w:proofErr w:type="gramStart"/>
      <w:r w:rsidR="0089274A">
        <w:t>in order to</w:t>
      </w:r>
      <w:proofErr w:type="gramEnd"/>
      <w:r w:rsidR="0089274A">
        <w:t xml:space="preserve"> ensure compliance with Licensee’s rights and obligations hereunder and to determine whether Licensee is performing in accordance with the then-current Development Plan</w:t>
      </w:r>
      <w:r w:rsidR="00662B2D">
        <w:t xml:space="preserve"> as maybe modified by the then-current Development Report</w:t>
      </w:r>
      <w:r w:rsidR="003443C4">
        <w:t xml:space="preserve">.  Such </w:t>
      </w:r>
      <w:r w:rsidR="0089274A">
        <w:t>record-</w:t>
      </w:r>
      <w:r w:rsidR="003443C4">
        <w:t xml:space="preserve">keeping and audit procedures shall be subject to the procedures and restrictions set forth for </w:t>
      </w:r>
      <w:r w:rsidR="000E3486">
        <w:t xml:space="preserve">an </w:t>
      </w:r>
      <w:r w:rsidR="00662B2D">
        <w:t xml:space="preserve">audit of the </w:t>
      </w:r>
      <w:r w:rsidR="003443C4">
        <w:t xml:space="preserve">records of Licensee in Section </w:t>
      </w:r>
      <w:r w:rsidR="002546F8">
        <w:t>5</w:t>
      </w:r>
      <w:r w:rsidR="003443C4">
        <w:t xml:space="preserve">. </w:t>
      </w:r>
    </w:p>
    <w:p w14:paraId="3AE67E6A" w14:textId="77777777" w:rsidR="003443C4" w:rsidRDefault="003443C4" w:rsidP="00025433">
      <w:pPr>
        <w:tabs>
          <w:tab w:val="clear" w:pos="2880"/>
        </w:tabs>
        <w:ind w:firstLine="720"/>
        <w:jc w:val="left"/>
      </w:pPr>
    </w:p>
    <w:p w14:paraId="378C820C" w14:textId="77777777" w:rsidR="003443C4" w:rsidRPr="00CB3399" w:rsidRDefault="003443C4" w:rsidP="002A3E2B">
      <w:r>
        <w:tab/>
      </w:r>
      <w:r w:rsidR="00025433">
        <w:tab/>
      </w:r>
      <w:r w:rsidR="00025433" w:rsidRPr="00CB3399">
        <w:t>C</w:t>
      </w:r>
      <w:r w:rsidRPr="00CB3399">
        <w:t>.</w:t>
      </w:r>
      <w:r w:rsidRPr="00CB3399">
        <w:tab/>
      </w:r>
      <w:r w:rsidRPr="00CB3399">
        <w:rPr>
          <w:u w:val="single"/>
        </w:rPr>
        <w:t>Milestones</w:t>
      </w:r>
      <w:r w:rsidRPr="00CB3399">
        <w:t>.</w:t>
      </w:r>
    </w:p>
    <w:p w14:paraId="2465E286" w14:textId="77777777" w:rsidR="003443C4" w:rsidRPr="00CB3399" w:rsidRDefault="003443C4" w:rsidP="002A3E2B"/>
    <w:p w14:paraId="73AFF230" w14:textId="77777777" w:rsidR="003443C4" w:rsidRPr="00700FEE" w:rsidRDefault="003443C4" w:rsidP="002A3E2B">
      <w:r w:rsidRPr="00CB3399">
        <w:tab/>
      </w:r>
      <w:r w:rsidRPr="00700FEE">
        <w:t xml:space="preserve">Licensee agrees to </w:t>
      </w:r>
      <w:r w:rsidR="006B31B1" w:rsidRPr="00700FEE">
        <w:t xml:space="preserve">meet </w:t>
      </w:r>
      <w:r w:rsidR="00287704" w:rsidRPr="00700FEE">
        <w:rPr>
          <w:bCs/>
        </w:rPr>
        <w:t>the following milestone</w:t>
      </w:r>
      <w:r w:rsidR="002616A8" w:rsidRPr="00700FEE">
        <w:rPr>
          <w:bCs/>
        </w:rPr>
        <w:t>s</w:t>
      </w:r>
      <w:r w:rsidR="0092136D" w:rsidRPr="00700FEE">
        <w:t>:</w:t>
      </w:r>
    </w:p>
    <w:p w14:paraId="3FEB0E87" w14:textId="77777777" w:rsidR="003443C4" w:rsidRPr="00700FEE" w:rsidRDefault="003443C4" w:rsidP="002A3E2B"/>
    <w:p w14:paraId="37992AE2" w14:textId="79555C81" w:rsidR="003443C4" w:rsidRPr="00700FEE" w:rsidRDefault="005B670D" w:rsidP="002A3E2B">
      <w:r w:rsidRPr="00700FEE">
        <w:tab/>
      </w:r>
      <w:r w:rsidR="003443C4" w:rsidRPr="00700FEE">
        <w:tab/>
      </w:r>
      <w:r w:rsidR="00F3699C" w:rsidRPr="00700FEE">
        <w:t>(</w:t>
      </w:r>
      <w:proofErr w:type="spellStart"/>
      <w:r w:rsidR="00F3699C" w:rsidRPr="00700FEE">
        <w:t>i</w:t>
      </w:r>
      <w:proofErr w:type="spellEnd"/>
      <w:r w:rsidR="00F3699C" w:rsidRPr="00700FEE">
        <w:t>)</w:t>
      </w:r>
      <w:r w:rsidR="00F3699C" w:rsidRPr="00700FEE">
        <w:tab/>
      </w:r>
      <w:r w:rsidR="00C91D77" w:rsidRPr="00700FEE">
        <w:t xml:space="preserve">Hire new Chief Executive Officer by 30 June </w:t>
      </w:r>
      <w:del w:id="20" w:author="Author">
        <w:r w:rsidR="00C91D77" w:rsidRPr="00700FEE" w:rsidDel="002A6612">
          <w:delText>2023</w:delText>
        </w:r>
        <w:r w:rsidR="00483CB6" w:rsidRPr="00700FEE" w:rsidDel="002A6612">
          <w:delText>;</w:delText>
        </w:r>
      </w:del>
      <w:ins w:id="21" w:author="Author">
        <w:r w:rsidR="002A6612" w:rsidRPr="00700FEE">
          <w:t>2023.</w:t>
        </w:r>
      </w:ins>
    </w:p>
    <w:p w14:paraId="0A0EF1C7" w14:textId="1B7DBA44" w:rsidR="003443C4" w:rsidRPr="00700FEE" w:rsidRDefault="003443C4" w:rsidP="002A3E2B">
      <w:r w:rsidRPr="00700FEE">
        <w:lastRenderedPageBreak/>
        <w:tab/>
      </w:r>
      <w:r w:rsidR="005B670D" w:rsidRPr="00700FEE">
        <w:tab/>
      </w:r>
      <w:r w:rsidRPr="00700FEE">
        <w:t>(ii)</w:t>
      </w:r>
      <w:r w:rsidRPr="00700FEE">
        <w:tab/>
      </w:r>
      <w:r w:rsidR="00C91D77" w:rsidRPr="00700FEE">
        <w:t xml:space="preserve">Raise a cumulative sum of </w:t>
      </w:r>
      <w:ins w:id="22" w:author="Author">
        <w:r w:rsidR="000020C1">
          <w:t xml:space="preserve">at least </w:t>
        </w:r>
      </w:ins>
      <w:r w:rsidR="00C91D77" w:rsidRPr="00700FEE">
        <w:t>Two Million U.S. Dollars ($2,000,000) through a combination of grants, loans, dilutive investment capital, and retained earnings by 31 December 2023</w:t>
      </w:r>
      <w:r w:rsidRPr="00700FEE">
        <w:t xml:space="preserve">; </w:t>
      </w:r>
      <w:r w:rsidR="003E5124" w:rsidRPr="00700FEE">
        <w:t>and</w:t>
      </w:r>
    </w:p>
    <w:p w14:paraId="3CBFA837" w14:textId="016656A4" w:rsidR="00854E46" w:rsidRDefault="00483CB6" w:rsidP="002A3E2B">
      <w:r w:rsidRPr="00700FEE">
        <w:tab/>
      </w:r>
      <w:r w:rsidRPr="00700FEE">
        <w:tab/>
        <w:t>(iii)</w:t>
      </w:r>
      <w:r w:rsidRPr="00700FEE">
        <w:tab/>
      </w:r>
      <w:r w:rsidR="00C91D77" w:rsidRPr="00700FEE">
        <w:t>Finalize commercial distribution agreement with a nationwide distributor by 31 December 2023</w:t>
      </w:r>
      <w:r w:rsidR="00CB3399" w:rsidRPr="00700FEE">
        <w:t>.</w:t>
      </w:r>
    </w:p>
    <w:p w14:paraId="4E1694A3" w14:textId="000E3616" w:rsidR="000C3B10" w:rsidRDefault="000C3B10" w:rsidP="002A3E2B">
      <w:r>
        <w:tab/>
      </w:r>
      <w:r>
        <w:tab/>
        <w:t>(iv)</w:t>
      </w:r>
      <w:r>
        <w:tab/>
        <w:t>Launch commercial PAEHOSO-based product for HMA or other high-volume BioMAG application by 30 June 2023.</w:t>
      </w:r>
    </w:p>
    <w:p w14:paraId="3C3DAA5B" w14:textId="20DF2007" w:rsidR="000C3B10" w:rsidRPr="00CB3399" w:rsidRDefault="000C3B10" w:rsidP="002A3E2B">
      <w:r>
        <w:tab/>
      </w:r>
      <w:r>
        <w:tab/>
        <w:t>(v)</w:t>
      </w:r>
      <w:r>
        <w:tab/>
        <w:t>Achieve Date of First Commercial Sale by 31 December 2024.</w:t>
      </w:r>
    </w:p>
    <w:p w14:paraId="50BC6FF2" w14:textId="77777777" w:rsidR="006B31B1" w:rsidRDefault="006B31B1" w:rsidP="002A3E2B"/>
    <w:p w14:paraId="681F6C8E" w14:textId="77777777" w:rsidR="003443C4" w:rsidRDefault="007D7DD9" w:rsidP="002A3E2B">
      <w:r>
        <w:tab/>
      </w:r>
      <w:r w:rsidR="003443C4">
        <w:t>Section 4.</w:t>
      </w:r>
      <w:r w:rsidR="003443C4">
        <w:tab/>
      </w:r>
      <w:r w:rsidR="003443C4">
        <w:rPr>
          <w:u w:val="single"/>
        </w:rPr>
        <w:t>Consideration</w:t>
      </w:r>
      <w:r w:rsidR="003443C4">
        <w:t>.</w:t>
      </w:r>
    </w:p>
    <w:p w14:paraId="18947508" w14:textId="77777777" w:rsidR="003443C4" w:rsidRDefault="003443C4" w:rsidP="002A3E2B"/>
    <w:p w14:paraId="125A6789" w14:textId="77777777" w:rsidR="003443C4" w:rsidRDefault="003443C4" w:rsidP="002A3E2B">
      <w:r>
        <w:tab/>
      </w:r>
      <w:r>
        <w:tab/>
        <w:t>A.</w:t>
      </w:r>
      <w:r>
        <w:tab/>
      </w:r>
      <w:r>
        <w:rPr>
          <w:u w:val="single"/>
        </w:rPr>
        <w:t>License Fee</w:t>
      </w:r>
      <w:r>
        <w:t>.</w:t>
      </w:r>
    </w:p>
    <w:p w14:paraId="3142AC04" w14:textId="77777777" w:rsidR="003443C4" w:rsidRDefault="003443C4" w:rsidP="002A3E2B"/>
    <w:p w14:paraId="0196ADBE" w14:textId="6E48C27C" w:rsidR="00497ACB" w:rsidRPr="00497ACB" w:rsidRDefault="003443C4" w:rsidP="00497ACB">
      <w:r>
        <w:tab/>
      </w:r>
      <w:r w:rsidR="00497ACB" w:rsidRPr="00497ACB">
        <w:t xml:space="preserve">Licensee agrees to pay to ISURF a non-refundable, non-creditable license fee of </w:t>
      </w:r>
      <w:r w:rsidR="00483CB6">
        <w:t>One Thousand U.S. Dollars ($1000)</w:t>
      </w:r>
      <w:r w:rsidR="00497ACB" w:rsidRPr="00497ACB">
        <w:t xml:space="preserve">, within thirty (30) days of the Effective Date of this Agreement. </w:t>
      </w:r>
    </w:p>
    <w:p w14:paraId="271470EC" w14:textId="77777777" w:rsidR="003443C4" w:rsidRDefault="003443C4" w:rsidP="002A3E2B"/>
    <w:p w14:paraId="563CD271" w14:textId="77777777" w:rsidR="003443C4" w:rsidRPr="00CB3399" w:rsidRDefault="003443C4" w:rsidP="002A3E2B">
      <w:r>
        <w:tab/>
      </w:r>
      <w:r>
        <w:tab/>
      </w:r>
      <w:r w:rsidRPr="00CB3399">
        <w:t>B.</w:t>
      </w:r>
      <w:r w:rsidRPr="00CB3399">
        <w:tab/>
      </w:r>
      <w:r w:rsidRPr="00CB3399">
        <w:rPr>
          <w:u w:val="single"/>
        </w:rPr>
        <w:t>Royalty</w:t>
      </w:r>
      <w:r w:rsidRPr="00CB3399">
        <w:t>.</w:t>
      </w:r>
    </w:p>
    <w:p w14:paraId="7662288B" w14:textId="77777777" w:rsidR="003443C4" w:rsidRPr="00CB3399" w:rsidRDefault="003443C4" w:rsidP="002A3E2B"/>
    <w:p w14:paraId="47A9F7BC" w14:textId="11755E55" w:rsidR="00483CB6" w:rsidRPr="00CB3399" w:rsidRDefault="003443C4" w:rsidP="00483CB6">
      <w:r w:rsidRPr="00CB3399">
        <w:tab/>
      </w:r>
      <w:r w:rsidR="003A4A35" w:rsidRPr="00CB3399">
        <w:tab/>
        <w:t>(</w:t>
      </w:r>
      <w:proofErr w:type="spellStart"/>
      <w:r w:rsidR="003A4A35" w:rsidRPr="00CB3399">
        <w:t>i</w:t>
      </w:r>
      <w:proofErr w:type="spellEnd"/>
      <w:r w:rsidR="003A4A35" w:rsidRPr="00CB3399">
        <w:t xml:space="preserve">) </w:t>
      </w:r>
      <w:r w:rsidR="003A4A35" w:rsidRPr="00CB3399">
        <w:tab/>
      </w:r>
      <w:r w:rsidR="00483CB6" w:rsidRPr="00CB3399">
        <w:t>Licensee agrees to pay to ISURF an amount calculated as a percentage of the Selling Price of Products in accordance with the terms and conditions of this Agreement.</w:t>
      </w:r>
      <w:ins w:id="23" w:author="Author">
        <w:r w:rsidR="00DB122D">
          <w:t xml:space="preserve"> ISURF agrees that the royalty is calculated only on the Selling Price of the Product or, if applicable, on that portion of the Selling Price pertaining to the Product portion of any </w:t>
        </w:r>
        <w:r w:rsidR="00F440A8">
          <w:t>product</w:t>
        </w:r>
        <w:r w:rsidR="00DB122D">
          <w:t xml:space="preserve"> or invention containing the Product</w:t>
        </w:r>
        <w:r w:rsidR="00F440A8">
          <w:t>.</w:t>
        </w:r>
      </w:ins>
      <w:r w:rsidR="00483CB6" w:rsidRPr="00CB3399">
        <w:t xml:space="preserve">  The royalty is deemed earned as of the </w:t>
      </w:r>
      <w:del w:id="24" w:author="Author">
        <w:r w:rsidR="00483CB6" w:rsidRPr="00CB3399" w:rsidDel="005507D5">
          <w:delText xml:space="preserve">earlier of </w:delText>
        </w:r>
        <w:r w:rsidR="00483CB6" w:rsidRPr="00CB3399" w:rsidDel="00C40CEC">
          <w:delText xml:space="preserve">the </w:delText>
        </w:r>
      </w:del>
      <w:r w:rsidR="00483CB6" w:rsidRPr="00CB3399">
        <w:t xml:space="preserve">date </w:t>
      </w:r>
      <w:ins w:id="25" w:author="Author">
        <w:r w:rsidR="005507D5">
          <w:t xml:space="preserve">payment for </w:t>
        </w:r>
      </w:ins>
      <w:r w:rsidR="00483CB6" w:rsidRPr="00CB3399">
        <w:t xml:space="preserve">the Product is actually </w:t>
      </w:r>
      <w:del w:id="26" w:author="Author">
        <w:r w:rsidR="00483CB6" w:rsidRPr="00CB3399" w:rsidDel="005507D5">
          <w:delText>sold, leased, invoiced, delivered or otherwise transferred or provided</w:delText>
        </w:r>
      </w:del>
      <w:ins w:id="27" w:author="Author">
        <w:r w:rsidR="005507D5">
          <w:t>received by Licensee</w:t>
        </w:r>
      </w:ins>
      <w:r w:rsidR="00483CB6" w:rsidRPr="00CB3399">
        <w:t>.  The royalty shall remain fixed while this Agreement is in effect at the rate described below:</w:t>
      </w:r>
    </w:p>
    <w:p w14:paraId="0ED642B7" w14:textId="77777777" w:rsidR="00483CB6" w:rsidRPr="00CB3399" w:rsidRDefault="00483CB6" w:rsidP="00483CB6"/>
    <w:tbl>
      <w:tblPr>
        <w:tblStyle w:val="TableGrid"/>
        <w:tblW w:w="6256" w:type="dxa"/>
        <w:tblLook w:val="04A0" w:firstRow="1" w:lastRow="0" w:firstColumn="1" w:lastColumn="0" w:noHBand="0" w:noVBand="1"/>
      </w:tblPr>
      <w:tblGrid>
        <w:gridCol w:w="3196"/>
        <w:gridCol w:w="1440"/>
        <w:gridCol w:w="1620"/>
      </w:tblGrid>
      <w:tr w:rsidR="00483CB6" w:rsidRPr="00CB3399" w14:paraId="5A91DE7A" w14:textId="77777777" w:rsidTr="00456F79">
        <w:tc>
          <w:tcPr>
            <w:tcW w:w="3196" w:type="dxa"/>
          </w:tcPr>
          <w:p w14:paraId="5E91BCF0" w14:textId="77777777" w:rsidR="00483CB6" w:rsidRPr="00700FEE" w:rsidRDefault="00483CB6" w:rsidP="00483CB6"/>
        </w:tc>
        <w:tc>
          <w:tcPr>
            <w:tcW w:w="3060" w:type="dxa"/>
            <w:gridSpan w:val="2"/>
          </w:tcPr>
          <w:p w14:paraId="180A34A2" w14:textId="77777777" w:rsidR="00483CB6" w:rsidRPr="00700FEE" w:rsidRDefault="00483CB6" w:rsidP="006C258A">
            <w:pPr>
              <w:jc w:val="center"/>
            </w:pPr>
            <w:r w:rsidRPr="00700FEE">
              <w:t>Percentage of Selling Price of Product</w:t>
            </w:r>
          </w:p>
        </w:tc>
      </w:tr>
      <w:tr w:rsidR="00483CB6" w:rsidRPr="00CB3399" w14:paraId="23A04C04" w14:textId="77777777" w:rsidTr="00456F79">
        <w:tc>
          <w:tcPr>
            <w:tcW w:w="3196" w:type="dxa"/>
            <w:vAlign w:val="center"/>
          </w:tcPr>
          <w:p w14:paraId="2910CDEE" w14:textId="77777777" w:rsidR="00483CB6" w:rsidRPr="00700FEE" w:rsidRDefault="00483CB6" w:rsidP="00483CB6">
            <w:r w:rsidRPr="00700FEE">
              <w:t>Product</w:t>
            </w:r>
          </w:p>
        </w:tc>
        <w:tc>
          <w:tcPr>
            <w:tcW w:w="1440" w:type="dxa"/>
            <w:vAlign w:val="center"/>
          </w:tcPr>
          <w:p w14:paraId="04B8F49D" w14:textId="58B51EA5" w:rsidR="00483CB6" w:rsidRPr="00700FEE" w:rsidRDefault="00483CB6" w:rsidP="00265DE9">
            <w:pPr>
              <w:jc w:val="center"/>
            </w:pPr>
            <w:r w:rsidRPr="00700FEE">
              <w:t>On or Before 12/31/202</w:t>
            </w:r>
            <w:r w:rsidR="00C91D77" w:rsidRPr="00700FEE">
              <w:t>4</w:t>
            </w:r>
          </w:p>
        </w:tc>
        <w:tc>
          <w:tcPr>
            <w:tcW w:w="1620" w:type="dxa"/>
            <w:vAlign w:val="center"/>
          </w:tcPr>
          <w:p w14:paraId="468CD3A5" w14:textId="3EF14EA8" w:rsidR="00483CB6" w:rsidRPr="00700FEE" w:rsidRDefault="00483CB6" w:rsidP="00265DE9">
            <w:pPr>
              <w:jc w:val="center"/>
            </w:pPr>
            <w:r w:rsidRPr="00700FEE">
              <w:t>On or After 1/1/202</w:t>
            </w:r>
            <w:r w:rsidR="00C91D77" w:rsidRPr="00700FEE">
              <w:t>5</w:t>
            </w:r>
          </w:p>
        </w:tc>
      </w:tr>
      <w:tr w:rsidR="00483CB6" w:rsidRPr="00CB3399" w14:paraId="1F4C4300" w14:textId="77777777" w:rsidTr="00456F79">
        <w:tc>
          <w:tcPr>
            <w:tcW w:w="3196" w:type="dxa"/>
            <w:vAlign w:val="center"/>
          </w:tcPr>
          <w:p w14:paraId="5790FE95" w14:textId="7C1A142C" w:rsidR="00483CB6" w:rsidRPr="00700FEE" w:rsidRDefault="00C91D77" w:rsidP="006C258A">
            <w:pPr>
              <w:jc w:val="left"/>
            </w:pPr>
            <w:r w:rsidRPr="00700FEE">
              <w:t>PAESO/PAEHOSO or related polymer (neat, in solution, pelletized)</w:t>
            </w:r>
          </w:p>
        </w:tc>
        <w:tc>
          <w:tcPr>
            <w:tcW w:w="1440" w:type="dxa"/>
            <w:vAlign w:val="center"/>
          </w:tcPr>
          <w:p w14:paraId="70837EC1" w14:textId="77777777" w:rsidR="00483CB6" w:rsidRPr="00700FEE" w:rsidRDefault="00483CB6" w:rsidP="006C258A">
            <w:pPr>
              <w:jc w:val="center"/>
            </w:pPr>
            <w:r w:rsidRPr="00700FEE">
              <w:t>1.5%</w:t>
            </w:r>
          </w:p>
        </w:tc>
        <w:tc>
          <w:tcPr>
            <w:tcW w:w="1620" w:type="dxa"/>
            <w:vAlign w:val="center"/>
          </w:tcPr>
          <w:p w14:paraId="7FA2B024" w14:textId="77777777" w:rsidR="00483CB6" w:rsidRPr="00700FEE" w:rsidRDefault="00483CB6" w:rsidP="006C258A">
            <w:pPr>
              <w:jc w:val="center"/>
            </w:pPr>
            <w:r w:rsidRPr="00700FEE">
              <w:t>2.5%</w:t>
            </w:r>
          </w:p>
        </w:tc>
      </w:tr>
      <w:tr w:rsidR="00483CB6" w:rsidRPr="00CB3399" w14:paraId="22F4F0A6" w14:textId="77777777" w:rsidTr="00456F79">
        <w:tc>
          <w:tcPr>
            <w:tcW w:w="3196" w:type="dxa"/>
            <w:vAlign w:val="center"/>
          </w:tcPr>
          <w:p w14:paraId="4BB31C75" w14:textId="33696442" w:rsidR="00483CB6" w:rsidRPr="00700FEE" w:rsidRDefault="00483CB6" w:rsidP="006C258A">
            <w:pPr>
              <w:jc w:val="left"/>
            </w:pPr>
            <w:r w:rsidRPr="00700FEE">
              <w:t xml:space="preserve">Commercial </w:t>
            </w:r>
            <w:r w:rsidR="00C91D77" w:rsidRPr="00700FEE">
              <w:t>Cold-In-Place Products</w:t>
            </w:r>
          </w:p>
        </w:tc>
        <w:tc>
          <w:tcPr>
            <w:tcW w:w="1440" w:type="dxa"/>
            <w:vAlign w:val="center"/>
          </w:tcPr>
          <w:p w14:paraId="31579CF5" w14:textId="6519FCE8" w:rsidR="00483CB6" w:rsidRPr="00700FEE" w:rsidRDefault="00C91D77" w:rsidP="006C258A">
            <w:pPr>
              <w:jc w:val="center"/>
            </w:pPr>
            <w:r w:rsidRPr="00700FEE">
              <w:t>3.0%</w:t>
            </w:r>
          </w:p>
        </w:tc>
        <w:tc>
          <w:tcPr>
            <w:tcW w:w="1620" w:type="dxa"/>
            <w:vAlign w:val="center"/>
          </w:tcPr>
          <w:p w14:paraId="092D1E6D" w14:textId="78C82E35" w:rsidR="00483CB6" w:rsidRPr="00700FEE" w:rsidRDefault="00C91D77" w:rsidP="006C258A">
            <w:pPr>
              <w:jc w:val="center"/>
            </w:pPr>
            <w:r w:rsidRPr="00700FEE">
              <w:t>5.0%</w:t>
            </w:r>
          </w:p>
        </w:tc>
      </w:tr>
      <w:tr w:rsidR="00483CB6" w:rsidRPr="00CB3399" w14:paraId="758DCCF5" w14:textId="77777777" w:rsidTr="00456F79">
        <w:tc>
          <w:tcPr>
            <w:tcW w:w="3196" w:type="dxa"/>
            <w:vAlign w:val="center"/>
          </w:tcPr>
          <w:p w14:paraId="29C0DADC" w14:textId="6B5B6B15" w:rsidR="00483CB6" w:rsidRPr="00700FEE" w:rsidRDefault="00C91D77" w:rsidP="006C258A">
            <w:pPr>
              <w:jc w:val="left"/>
            </w:pPr>
            <w:r w:rsidRPr="00700FEE">
              <w:t>Commercial Fog Seal Products (PAESO/PAEHOSO in emulsion)</w:t>
            </w:r>
          </w:p>
        </w:tc>
        <w:tc>
          <w:tcPr>
            <w:tcW w:w="1440" w:type="dxa"/>
            <w:vAlign w:val="center"/>
          </w:tcPr>
          <w:p w14:paraId="6698F97E" w14:textId="41DF14FB" w:rsidR="00483CB6" w:rsidRPr="00700FEE" w:rsidRDefault="00C91D77" w:rsidP="006C258A">
            <w:pPr>
              <w:jc w:val="center"/>
            </w:pPr>
            <w:r w:rsidRPr="00700FEE">
              <w:t>3.0%</w:t>
            </w:r>
          </w:p>
        </w:tc>
        <w:tc>
          <w:tcPr>
            <w:tcW w:w="1620" w:type="dxa"/>
            <w:vAlign w:val="center"/>
          </w:tcPr>
          <w:p w14:paraId="15A8533B" w14:textId="77777777" w:rsidR="00483CB6" w:rsidRPr="00700FEE" w:rsidRDefault="00483CB6" w:rsidP="006C258A">
            <w:pPr>
              <w:jc w:val="center"/>
            </w:pPr>
            <w:r w:rsidRPr="00700FEE">
              <w:t>5.0%</w:t>
            </w:r>
          </w:p>
        </w:tc>
      </w:tr>
      <w:tr w:rsidR="00DD6A24" w:rsidRPr="00CB3399" w14:paraId="081C2DE2" w14:textId="77777777" w:rsidTr="00456F79">
        <w:tc>
          <w:tcPr>
            <w:tcW w:w="3196" w:type="dxa"/>
            <w:vAlign w:val="center"/>
          </w:tcPr>
          <w:p w14:paraId="0CA1F521" w14:textId="7EB54707" w:rsidR="00DD6A24" w:rsidRPr="00700FEE" w:rsidDel="00C91D77" w:rsidRDefault="00DD6A24" w:rsidP="006C258A">
            <w:pPr>
              <w:jc w:val="left"/>
            </w:pPr>
            <w:r w:rsidRPr="00700FEE">
              <w:t>Surfactant Products</w:t>
            </w:r>
          </w:p>
        </w:tc>
        <w:tc>
          <w:tcPr>
            <w:tcW w:w="1440" w:type="dxa"/>
            <w:vAlign w:val="center"/>
          </w:tcPr>
          <w:p w14:paraId="3C45B527" w14:textId="6857EEF5" w:rsidR="00DD6A24" w:rsidRPr="00700FEE" w:rsidDel="00C91D77" w:rsidRDefault="00DD6A24" w:rsidP="006C258A">
            <w:pPr>
              <w:jc w:val="center"/>
            </w:pPr>
            <w:r w:rsidRPr="00700FEE">
              <w:t>2.0%</w:t>
            </w:r>
          </w:p>
        </w:tc>
        <w:tc>
          <w:tcPr>
            <w:tcW w:w="1620" w:type="dxa"/>
            <w:vAlign w:val="center"/>
          </w:tcPr>
          <w:p w14:paraId="59435B8E" w14:textId="2C254E79" w:rsidR="00DD6A24" w:rsidRPr="00700FEE" w:rsidRDefault="00DD6A24" w:rsidP="006C258A">
            <w:pPr>
              <w:jc w:val="center"/>
            </w:pPr>
            <w:r w:rsidRPr="00700FEE">
              <w:t>3.0%</w:t>
            </w:r>
          </w:p>
        </w:tc>
      </w:tr>
      <w:tr w:rsidR="00483CB6" w:rsidRPr="00483CB6" w14:paraId="0A9AB639" w14:textId="77777777" w:rsidTr="00456F79">
        <w:tc>
          <w:tcPr>
            <w:tcW w:w="3196" w:type="dxa"/>
            <w:vAlign w:val="center"/>
          </w:tcPr>
          <w:p w14:paraId="5BFCBAA1" w14:textId="77777777" w:rsidR="00483CB6" w:rsidRPr="00700FEE" w:rsidRDefault="00483CB6" w:rsidP="006C258A">
            <w:pPr>
              <w:jc w:val="left"/>
            </w:pPr>
            <w:r w:rsidRPr="00700FEE">
              <w:t>Other Products</w:t>
            </w:r>
          </w:p>
        </w:tc>
        <w:tc>
          <w:tcPr>
            <w:tcW w:w="3060" w:type="dxa"/>
            <w:gridSpan w:val="2"/>
            <w:vAlign w:val="center"/>
          </w:tcPr>
          <w:p w14:paraId="0990946C" w14:textId="77777777" w:rsidR="00483CB6" w:rsidRPr="00700FEE" w:rsidRDefault="00483CB6" w:rsidP="006C258A">
            <w:pPr>
              <w:jc w:val="center"/>
            </w:pPr>
            <w:r w:rsidRPr="00700FEE">
              <w:t>To Be Negotiated</w:t>
            </w:r>
          </w:p>
        </w:tc>
      </w:tr>
    </w:tbl>
    <w:p w14:paraId="2EBA4120" w14:textId="2246C48C" w:rsidR="003A4A35" w:rsidRPr="004A54BF" w:rsidRDefault="003A4A35" w:rsidP="002A3E2B">
      <w:pPr>
        <w:rPr>
          <w:highlight w:val="yellow"/>
        </w:rPr>
      </w:pPr>
    </w:p>
    <w:p w14:paraId="3A61405E" w14:textId="77777777" w:rsidR="000053A9" w:rsidRPr="004A54BF" w:rsidRDefault="000053A9" w:rsidP="002A3E2B">
      <w:pPr>
        <w:rPr>
          <w:highlight w:val="yellow"/>
        </w:rPr>
      </w:pPr>
    </w:p>
    <w:p w14:paraId="3FEF2486" w14:textId="1679E8BF" w:rsidR="003A4A35" w:rsidRDefault="003A4A35" w:rsidP="000053A9">
      <w:pPr>
        <w:jc w:val="left"/>
      </w:pPr>
      <w:r w:rsidRPr="00BB4CFB">
        <w:tab/>
      </w:r>
      <w:r w:rsidRPr="00BB4CFB">
        <w:tab/>
        <w:t xml:space="preserve">(ii)  </w:t>
      </w:r>
      <w:r w:rsidRPr="00BB4CFB">
        <w:tab/>
      </w:r>
      <w:r w:rsidR="00483CB6" w:rsidRPr="00BB4CFB">
        <w:t xml:space="preserve">With respect to each sublicense granted by Licensee, Licensee shall pay to </w:t>
      </w:r>
      <w:r w:rsidR="00DD6A24" w:rsidRPr="00BB4CFB">
        <w:t>ISURF an</w:t>
      </w:r>
      <w:r w:rsidR="00483CB6" w:rsidRPr="00BB4CFB">
        <w:t xml:space="preserve"> amount equal to what Licensee would have been required to pay to ISURF under 4B(</w:t>
      </w:r>
      <w:proofErr w:type="spellStart"/>
      <w:r w:rsidR="00483CB6" w:rsidRPr="00BB4CFB">
        <w:t>i</w:t>
      </w:r>
      <w:proofErr w:type="spellEnd"/>
      <w:r w:rsidR="00483CB6" w:rsidRPr="00BB4CFB">
        <w:t xml:space="preserve">) had Licensee sold, </w:t>
      </w:r>
      <w:del w:id="28" w:author="Author">
        <w:r w:rsidR="00483CB6" w:rsidRPr="00BB4CFB" w:rsidDel="002A6612">
          <w:delText>leased</w:delText>
        </w:r>
      </w:del>
      <w:ins w:id="29" w:author="Author">
        <w:r w:rsidR="002A6612" w:rsidRPr="00BB4CFB">
          <w:t>leased,</w:t>
        </w:r>
      </w:ins>
      <w:r w:rsidR="00483CB6" w:rsidRPr="00BB4CFB">
        <w:t xml:space="preserve"> or invoiced, delivered or otherwise transferred the Products.  </w:t>
      </w:r>
      <w:r w:rsidRPr="00BB4CFB">
        <w:t>In addition, if Licensee receives any non-royalty remuneration</w:t>
      </w:r>
      <w:ins w:id="30" w:author="Author">
        <w:r w:rsidR="00DD2DF4">
          <w:t xml:space="preserve"> (except for fees or payments related to exclusivity of a sublicense, which fees or payments shall not be subject to this sentence)</w:t>
        </w:r>
      </w:ins>
      <w:r w:rsidRPr="00BB4CFB">
        <w:t xml:space="preserve"> such as license fees, milestones, or other cash or non-cash consideration, such as equity under a sublicense, then Licensee shall pay ISURF </w:t>
      </w:r>
      <w:r w:rsidR="00361805" w:rsidRPr="00BB4CFB">
        <w:t>twenty</w:t>
      </w:r>
      <w:r w:rsidRPr="00BB4CFB">
        <w:t xml:space="preserve"> percent (</w:t>
      </w:r>
      <w:r w:rsidR="00361805" w:rsidRPr="00BB4CFB">
        <w:t>20</w:t>
      </w:r>
      <w:r w:rsidRPr="00BB4CFB">
        <w:t>%) of such payments in the manner specified in Section 4E.  Notwithstanding the foregoing, Licensee shall not receive from sublicensees anything</w:t>
      </w:r>
      <w:r w:rsidR="004E213A" w:rsidRPr="00BB4CFB">
        <w:t xml:space="preserve"> except for</w:t>
      </w:r>
      <w:r w:rsidRPr="00BB4CFB">
        <w:t xml:space="preserve"> cash payments in consideration for any sublicense under this Agreement without the express prior written permission of ISURF.</w:t>
      </w:r>
    </w:p>
    <w:p w14:paraId="5459025E" w14:textId="77777777" w:rsidR="003443C4" w:rsidRDefault="003443C4" w:rsidP="002A3E2B"/>
    <w:p w14:paraId="75BCBA3E" w14:textId="77777777" w:rsidR="003443C4" w:rsidRDefault="003443C4" w:rsidP="002A3E2B">
      <w:r>
        <w:tab/>
      </w:r>
      <w:r>
        <w:tab/>
        <w:t>C.</w:t>
      </w:r>
      <w:r>
        <w:tab/>
      </w:r>
      <w:r>
        <w:rPr>
          <w:u w:val="single"/>
        </w:rPr>
        <w:t>Minimum Royalty</w:t>
      </w:r>
      <w:r>
        <w:t>.</w:t>
      </w:r>
    </w:p>
    <w:p w14:paraId="6441E484" w14:textId="77777777" w:rsidR="003443C4" w:rsidRDefault="003443C4" w:rsidP="002A3E2B"/>
    <w:p w14:paraId="4EE88FDE" w14:textId="4584768F" w:rsidR="00361805" w:rsidRPr="00BB4CFB" w:rsidRDefault="003443C4" w:rsidP="00361805">
      <w:r>
        <w:tab/>
      </w:r>
      <w:r w:rsidRPr="00BB4CFB">
        <w:t>Licensee further agrees to pay to ISURF a</w:t>
      </w:r>
      <w:r w:rsidR="008548B9" w:rsidRPr="00BB4CFB">
        <w:t>n</w:t>
      </w:r>
      <w:r w:rsidRPr="00BB4CFB">
        <w:t xml:space="preserve"> </w:t>
      </w:r>
      <w:r w:rsidR="00361805" w:rsidRPr="00BB4CFB">
        <w:t xml:space="preserve">annual </w:t>
      </w:r>
      <w:r w:rsidRPr="00BB4CFB">
        <w:t xml:space="preserve">minimum royalty </w:t>
      </w:r>
      <w:r w:rsidR="00361805" w:rsidRPr="00BB4CFB">
        <w:t>a</w:t>
      </w:r>
      <w:r w:rsidRPr="00BB4CFB">
        <w:t xml:space="preserve">gainst which any earned royalty paid for the same calendar year will be credited.  </w:t>
      </w:r>
      <w:r w:rsidR="00361805" w:rsidRPr="00700FEE">
        <w:t xml:space="preserve">Starting in </w:t>
      </w:r>
      <w:r w:rsidR="001308E9" w:rsidRPr="00700FEE">
        <w:t xml:space="preserve">the </w:t>
      </w:r>
      <w:r w:rsidR="00361805" w:rsidRPr="00700FEE">
        <w:t xml:space="preserve">calendar year after the </w:t>
      </w:r>
      <w:r w:rsidR="00DD6A24" w:rsidRPr="00700FEE">
        <w:t>second-year</w:t>
      </w:r>
      <w:r w:rsidR="00361805" w:rsidRPr="00700FEE">
        <w:t xml:space="preserve"> anniversary of the Effective Date</w:t>
      </w:r>
      <w:r w:rsidR="001308E9" w:rsidRPr="00700FEE">
        <w:t xml:space="preserve"> and continuing for three (3) years,</w:t>
      </w:r>
      <w:r w:rsidR="00361805" w:rsidRPr="00700FEE">
        <w:t xml:space="preserve"> the minimum </w:t>
      </w:r>
      <w:r w:rsidR="001308E9" w:rsidRPr="00700FEE">
        <w:t xml:space="preserve">annual </w:t>
      </w:r>
      <w:r w:rsidR="00361805" w:rsidRPr="00700FEE">
        <w:t xml:space="preserve">royalty paid to ISURF shall be </w:t>
      </w:r>
      <w:r w:rsidR="00DD6A24" w:rsidRPr="00700FEE">
        <w:t xml:space="preserve">Fifteen </w:t>
      </w:r>
      <w:r w:rsidR="00E551A5" w:rsidRPr="00700FEE">
        <w:t>T</w:t>
      </w:r>
      <w:r w:rsidR="00361805" w:rsidRPr="00700FEE">
        <w:t xml:space="preserve">housand </w:t>
      </w:r>
      <w:r w:rsidR="00E551A5" w:rsidRPr="00700FEE">
        <w:t>U.S. D</w:t>
      </w:r>
      <w:r w:rsidR="00361805" w:rsidRPr="00700FEE">
        <w:t xml:space="preserve">ollars </w:t>
      </w:r>
      <w:r w:rsidR="00361805" w:rsidRPr="00700FEE">
        <w:lastRenderedPageBreak/>
        <w:t>($</w:t>
      </w:r>
      <w:r w:rsidR="00DD6A24" w:rsidRPr="00700FEE">
        <w:t>1</w:t>
      </w:r>
      <w:r w:rsidR="00361805" w:rsidRPr="00700FEE">
        <w:t>5,000) per calendar year or part thereof during which this Agreement is in effect</w:t>
      </w:r>
      <w:r w:rsidR="001308E9" w:rsidRPr="00700FEE">
        <w:t>.  Thereafter,</w:t>
      </w:r>
      <w:r w:rsidR="00361805" w:rsidRPr="00700FEE">
        <w:t xml:space="preserve"> the minimum royalty </w:t>
      </w:r>
      <w:r w:rsidR="001308E9" w:rsidRPr="00700FEE">
        <w:t>shall</w:t>
      </w:r>
      <w:r w:rsidR="00361805" w:rsidRPr="00700FEE">
        <w:t xml:space="preserve"> increase to </w:t>
      </w:r>
      <w:r w:rsidR="00DD6A24" w:rsidRPr="00700FEE">
        <w:t xml:space="preserve">One Hundred </w:t>
      </w:r>
      <w:r w:rsidR="00E551A5" w:rsidRPr="00700FEE">
        <w:t>T</w:t>
      </w:r>
      <w:r w:rsidR="00361805" w:rsidRPr="00700FEE">
        <w:t xml:space="preserve">housand </w:t>
      </w:r>
      <w:r w:rsidR="00E551A5" w:rsidRPr="00700FEE">
        <w:t>U.S. D</w:t>
      </w:r>
      <w:r w:rsidR="00361805" w:rsidRPr="00700FEE">
        <w:t>ollars ($10</w:t>
      </w:r>
      <w:r w:rsidR="00DD6A24" w:rsidRPr="00700FEE">
        <w:t>0</w:t>
      </w:r>
      <w:r w:rsidR="00361805" w:rsidRPr="00700FEE">
        <w:t>,000)</w:t>
      </w:r>
      <w:r w:rsidR="001308E9" w:rsidRPr="00700FEE">
        <w:t xml:space="preserve"> per calendar year or part thereof during which this Agreement is in effect</w:t>
      </w:r>
      <w:ins w:id="31" w:author="Author">
        <w:r w:rsidR="005507D5">
          <w:t>; provided that the Parties may renegotiate the amount of this minimum royalty if Licensee has failed to achieve appropriate sales to warrant such minimum royalty</w:t>
        </w:r>
      </w:ins>
      <w:r w:rsidR="001308E9" w:rsidRPr="00BB4CFB">
        <w:t>.</w:t>
      </w:r>
      <w:r w:rsidR="00361805" w:rsidRPr="00BB4CFB">
        <w:t xml:space="preserve"> </w:t>
      </w:r>
    </w:p>
    <w:p w14:paraId="438FF6A8" w14:textId="66241402" w:rsidR="00BF615A" w:rsidRPr="00BB4CFB" w:rsidRDefault="00BF615A" w:rsidP="00361805"/>
    <w:p w14:paraId="11208FBC" w14:textId="52D5F2ED" w:rsidR="00BF615A" w:rsidRPr="00BB4CFB" w:rsidRDefault="00BF615A" w:rsidP="00361805">
      <w:r w:rsidRPr="00BB4CFB">
        <w:t>A sample minimum royalty schedule is as follows:</w:t>
      </w:r>
    </w:p>
    <w:p w14:paraId="74D53F3E" w14:textId="76C3E494" w:rsidR="00BF615A" w:rsidRPr="00BB4CFB" w:rsidRDefault="00BF615A" w:rsidP="00361805"/>
    <w:p w14:paraId="5424FF32" w14:textId="61B826F9" w:rsidR="00BF615A" w:rsidRPr="00BB4CFB" w:rsidRDefault="00BF615A" w:rsidP="00BF615A">
      <w:pPr>
        <w:tabs>
          <w:tab w:val="clear" w:pos="720"/>
          <w:tab w:val="clear" w:pos="1440"/>
          <w:tab w:val="clear" w:pos="2160"/>
          <w:tab w:val="clear" w:pos="2880"/>
          <w:tab w:val="clear" w:pos="4680"/>
          <w:tab w:val="right" w:pos="5760"/>
        </w:tabs>
      </w:pPr>
      <w:r w:rsidRPr="00BB4CFB">
        <w:t>Effective date of Agreement:</w:t>
      </w:r>
      <w:r w:rsidRPr="00BB4CFB">
        <w:tab/>
      </w:r>
      <w:r w:rsidR="003A3C9F" w:rsidRPr="00BB4CFB">
        <w:t xml:space="preserve">1 </w:t>
      </w:r>
      <w:r w:rsidR="00DD6A24">
        <w:t>September</w:t>
      </w:r>
      <w:r w:rsidR="00DD6A24" w:rsidRPr="00BB4CFB">
        <w:t xml:space="preserve"> </w:t>
      </w:r>
      <w:r w:rsidRPr="00BB4CFB">
        <w:t>20</w:t>
      </w:r>
      <w:r w:rsidR="003A3C9F" w:rsidRPr="00BB4CFB">
        <w:t>2</w:t>
      </w:r>
      <w:r w:rsidR="00DD6A24">
        <w:t>2</w:t>
      </w:r>
    </w:p>
    <w:p w14:paraId="70F56E1B" w14:textId="512420AF" w:rsidR="00BF615A" w:rsidRPr="00BB4CFB" w:rsidRDefault="00BF615A" w:rsidP="00BF615A">
      <w:pPr>
        <w:tabs>
          <w:tab w:val="clear" w:pos="720"/>
          <w:tab w:val="clear" w:pos="1440"/>
          <w:tab w:val="clear" w:pos="2160"/>
          <w:tab w:val="clear" w:pos="2880"/>
          <w:tab w:val="clear" w:pos="4680"/>
          <w:tab w:val="right" w:pos="5760"/>
        </w:tabs>
      </w:pPr>
      <w:r w:rsidRPr="00BB4CFB">
        <w:t>First Anniversary Date:</w:t>
      </w:r>
      <w:r w:rsidRPr="00BB4CFB">
        <w:tab/>
        <w:t xml:space="preserve">1 </w:t>
      </w:r>
      <w:r w:rsidR="00DD6A24">
        <w:t>September</w:t>
      </w:r>
      <w:r w:rsidR="00DD6A24" w:rsidRPr="00BB4CFB">
        <w:t xml:space="preserve"> </w:t>
      </w:r>
      <w:r w:rsidRPr="00BB4CFB">
        <w:t>202</w:t>
      </w:r>
      <w:r w:rsidR="00DD6A24">
        <w:t>3</w:t>
      </w:r>
    </w:p>
    <w:p w14:paraId="1D49CB81" w14:textId="73FAD479" w:rsidR="00BF615A" w:rsidRPr="00BB4CFB" w:rsidRDefault="00BF615A" w:rsidP="00BF615A">
      <w:pPr>
        <w:tabs>
          <w:tab w:val="clear" w:pos="720"/>
          <w:tab w:val="clear" w:pos="1440"/>
          <w:tab w:val="clear" w:pos="2160"/>
          <w:tab w:val="clear" w:pos="2880"/>
          <w:tab w:val="clear" w:pos="4680"/>
          <w:tab w:val="right" w:pos="5760"/>
        </w:tabs>
      </w:pPr>
      <w:r w:rsidRPr="00BB4CFB">
        <w:t>Second Anniversary Date:</w:t>
      </w:r>
      <w:r w:rsidRPr="00BB4CFB">
        <w:tab/>
        <w:t xml:space="preserve">1 </w:t>
      </w:r>
      <w:r w:rsidR="00DD6A24">
        <w:t>September</w:t>
      </w:r>
      <w:r w:rsidR="00DD6A24" w:rsidRPr="00BB4CFB">
        <w:t xml:space="preserve"> </w:t>
      </w:r>
      <w:r w:rsidRPr="00BB4CFB">
        <w:t>202</w:t>
      </w:r>
      <w:r w:rsidR="00DD6A24">
        <w:t>4</w:t>
      </w:r>
    </w:p>
    <w:p w14:paraId="03F9796A" w14:textId="6D7AC6ED" w:rsidR="00BF615A" w:rsidRPr="00BB4CFB" w:rsidRDefault="00BF615A" w:rsidP="00BF615A">
      <w:pPr>
        <w:tabs>
          <w:tab w:val="clear" w:pos="720"/>
          <w:tab w:val="clear" w:pos="1440"/>
          <w:tab w:val="clear" w:pos="2160"/>
          <w:tab w:val="clear" w:pos="2880"/>
          <w:tab w:val="clear" w:pos="4680"/>
          <w:tab w:val="right" w:pos="5760"/>
        </w:tabs>
      </w:pPr>
      <w:r w:rsidRPr="00BB4CFB">
        <w:t>Minimum Royalty for CY202</w:t>
      </w:r>
      <w:r w:rsidR="00DD6A24">
        <w:t>5</w:t>
      </w:r>
      <w:r w:rsidRPr="00BB4CFB">
        <w:t>:</w:t>
      </w:r>
      <w:r w:rsidRPr="00BB4CFB">
        <w:tab/>
        <w:t>$</w:t>
      </w:r>
      <w:r w:rsidR="00DD6A24">
        <w:t>1</w:t>
      </w:r>
      <w:r w:rsidRPr="00BB4CFB">
        <w:t>5,000</w:t>
      </w:r>
    </w:p>
    <w:p w14:paraId="0B6B7DF9" w14:textId="3A0ABC43" w:rsidR="00BF615A" w:rsidRPr="00BB4CFB" w:rsidRDefault="00BF615A" w:rsidP="00BF615A">
      <w:pPr>
        <w:tabs>
          <w:tab w:val="clear" w:pos="720"/>
          <w:tab w:val="clear" w:pos="1440"/>
          <w:tab w:val="clear" w:pos="2160"/>
          <w:tab w:val="clear" w:pos="2880"/>
          <w:tab w:val="clear" w:pos="4680"/>
          <w:tab w:val="right" w:pos="5760"/>
        </w:tabs>
      </w:pPr>
      <w:r w:rsidRPr="00BB4CFB">
        <w:t>Minimum Royalty for CY202</w:t>
      </w:r>
      <w:r w:rsidR="00DD6A24">
        <w:t>6</w:t>
      </w:r>
      <w:r w:rsidRPr="00BB4CFB">
        <w:t>:</w:t>
      </w:r>
      <w:r w:rsidRPr="00BB4CFB">
        <w:tab/>
        <w:t>$</w:t>
      </w:r>
      <w:r w:rsidR="00DD6A24">
        <w:t>1</w:t>
      </w:r>
      <w:r w:rsidRPr="00BB4CFB">
        <w:t>5,000</w:t>
      </w:r>
    </w:p>
    <w:p w14:paraId="364D1FC0" w14:textId="09044D2D" w:rsidR="00BF615A" w:rsidRPr="00BB4CFB" w:rsidRDefault="00BF615A" w:rsidP="00BF615A">
      <w:pPr>
        <w:tabs>
          <w:tab w:val="clear" w:pos="720"/>
          <w:tab w:val="clear" w:pos="1440"/>
          <w:tab w:val="clear" w:pos="2160"/>
          <w:tab w:val="clear" w:pos="2880"/>
          <w:tab w:val="clear" w:pos="4680"/>
          <w:tab w:val="right" w:pos="5760"/>
        </w:tabs>
      </w:pPr>
      <w:r w:rsidRPr="00BB4CFB">
        <w:t>Minimum Royalty for CY202</w:t>
      </w:r>
      <w:r w:rsidR="00DD6A24">
        <w:t>7</w:t>
      </w:r>
      <w:r w:rsidRPr="00BB4CFB">
        <w:t>:</w:t>
      </w:r>
      <w:r w:rsidRPr="00BB4CFB">
        <w:tab/>
        <w:t>$</w:t>
      </w:r>
      <w:r w:rsidR="00DD6A24">
        <w:t>1</w:t>
      </w:r>
      <w:r w:rsidRPr="00BB4CFB">
        <w:t>5,000</w:t>
      </w:r>
    </w:p>
    <w:p w14:paraId="63974325" w14:textId="3409513C" w:rsidR="00BF615A" w:rsidRPr="00BB4CFB" w:rsidRDefault="00BF615A" w:rsidP="00BF615A">
      <w:pPr>
        <w:tabs>
          <w:tab w:val="clear" w:pos="720"/>
          <w:tab w:val="clear" w:pos="1440"/>
          <w:tab w:val="clear" w:pos="2160"/>
          <w:tab w:val="clear" w:pos="2880"/>
          <w:tab w:val="clear" w:pos="4680"/>
          <w:tab w:val="right" w:pos="5760"/>
        </w:tabs>
      </w:pPr>
      <w:r w:rsidRPr="00BB4CFB">
        <w:t>Minimum Royalty for CY202</w:t>
      </w:r>
      <w:r w:rsidR="00DD6A24">
        <w:t>8</w:t>
      </w:r>
      <w:r w:rsidRPr="00BB4CFB">
        <w:t xml:space="preserve"> and subsequent years:</w:t>
      </w:r>
      <w:r w:rsidRPr="00BB4CFB">
        <w:tab/>
        <w:t>$10</w:t>
      </w:r>
      <w:r w:rsidR="00DD6A24">
        <w:t>0</w:t>
      </w:r>
      <w:r w:rsidRPr="00BB4CFB">
        <w:t>,000</w:t>
      </w:r>
    </w:p>
    <w:p w14:paraId="4AE4116A" w14:textId="77777777" w:rsidR="00361805" w:rsidRPr="00BB4CFB" w:rsidRDefault="00361805" w:rsidP="00361805"/>
    <w:p w14:paraId="2A7CDA37" w14:textId="77777777" w:rsidR="003443C4" w:rsidRDefault="002D13DF" w:rsidP="002A3E2B">
      <w:r w:rsidRPr="00BB4CFB">
        <w:tab/>
      </w:r>
      <w:r w:rsidR="003443C4" w:rsidRPr="00BB4CFB">
        <w:t>The minimum royalty for a given year shall be due at the time payments are due for the period ending on December 31</w:t>
      </w:r>
      <w:r w:rsidR="00C217FD" w:rsidRPr="00BB4CFB">
        <w:t xml:space="preserve"> </w:t>
      </w:r>
      <w:r w:rsidR="002F6785" w:rsidRPr="00BB4CFB">
        <w:t>of the given year</w:t>
      </w:r>
      <w:r w:rsidR="003443C4" w:rsidRPr="00BB4CFB">
        <w:t>.  It is understood that the minimum roy</w:t>
      </w:r>
      <w:r w:rsidR="00BF4E5E" w:rsidRPr="00BB4CFB">
        <w:t>alties will apply on a calendar-</w:t>
      </w:r>
      <w:r w:rsidR="003443C4" w:rsidRPr="00BB4CFB">
        <w:t>year basis, and that sales of Products requiring the payment of earned royalties made during a prior or subsequent calendar year shall have no effect on the annual minimum royalty due ISURF for any given calendar year.</w:t>
      </w:r>
    </w:p>
    <w:p w14:paraId="12CC2721" w14:textId="77777777" w:rsidR="003443C4" w:rsidRDefault="003443C4" w:rsidP="002A3E2B"/>
    <w:p w14:paraId="3D05EAD7" w14:textId="77777777" w:rsidR="003443C4" w:rsidRDefault="003443C4" w:rsidP="002A3E2B">
      <w:r>
        <w:tab/>
      </w:r>
      <w:r>
        <w:tab/>
        <w:t>D.</w:t>
      </w:r>
      <w:r>
        <w:tab/>
      </w:r>
      <w:r>
        <w:rPr>
          <w:u w:val="single"/>
        </w:rPr>
        <w:t>Patent Fees and Costs</w:t>
      </w:r>
    </w:p>
    <w:p w14:paraId="270F0962" w14:textId="77777777" w:rsidR="003443C4" w:rsidRDefault="003443C4" w:rsidP="002A3E2B"/>
    <w:p w14:paraId="63825A1E" w14:textId="4DC4A90F" w:rsidR="00A87CAC" w:rsidRPr="00700FEE" w:rsidRDefault="00A87CAC" w:rsidP="00A87CAC">
      <w:r>
        <w:tab/>
      </w:r>
      <w:r>
        <w:tab/>
        <w:t>(</w:t>
      </w:r>
      <w:proofErr w:type="spellStart"/>
      <w:r>
        <w:t>i</w:t>
      </w:r>
      <w:proofErr w:type="spellEnd"/>
      <w:r>
        <w:t>)</w:t>
      </w:r>
      <w:r>
        <w:tab/>
      </w:r>
      <w:r w:rsidR="003443C4" w:rsidRPr="00700FEE">
        <w:t xml:space="preserve">Licensee agrees to reimburse ISURF for all costs </w:t>
      </w:r>
      <w:r w:rsidR="00976DBE" w:rsidRPr="00700FEE">
        <w:t xml:space="preserve">and </w:t>
      </w:r>
      <w:r w:rsidR="00F35BEF" w:rsidRPr="00700FEE">
        <w:t xml:space="preserve">out-of-pocket </w:t>
      </w:r>
      <w:r w:rsidR="00976DBE" w:rsidRPr="00700FEE">
        <w:t xml:space="preserve">expenses </w:t>
      </w:r>
      <w:r w:rsidR="003443C4" w:rsidRPr="00700FEE">
        <w:t>incurred by ISURF in</w:t>
      </w:r>
      <w:r w:rsidR="00C642F1" w:rsidRPr="00700FEE">
        <w:t xml:space="preserve"> preparing,</w:t>
      </w:r>
      <w:r w:rsidR="003443C4" w:rsidRPr="00700FEE">
        <w:t xml:space="preserve"> filing, prosecuting and maintaining</w:t>
      </w:r>
      <w:r w:rsidR="009E5E42" w:rsidRPr="00700FEE">
        <w:t xml:space="preserve"> and defending</w:t>
      </w:r>
      <w:r w:rsidR="003443C4" w:rsidRPr="00700FEE">
        <w:t xml:space="preserve"> the Licensed Patents</w:t>
      </w:r>
      <w:r w:rsidRPr="00700FEE">
        <w:t xml:space="preserve"> </w:t>
      </w:r>
      <w:r w:rsidR="001308E9" w:rsidRPr="00700FEE">
        <w:t>as follows: (a) for all</w:t>
      </w:r>
      <w:r w:rsidRPr="00700FEE">
        <w:t xml:space="preserve"> costs and out-of-pocket expenses incurred by ISURF during the term of this Agreement</w:t>
      </w:r>
      <w:r w:rsidR="001308E9" w:rsidRPr="00700FEE">
        <w:t xml:space="preserve">, Licensee shall make payments to ISURF within </w:t>
      </w:r>
      <w:del w:id="32" w:author="Author">
        <w:r w:rsidR="001308E9" w:rsidRPr="00700FEE" w:rsidDel="005507D5">
          <w:delText xml:space="preserve">thirty </w:delText>
        </w:r>
      </w:del>
      <w:ins w:id="33" w:author="Author">
        <w:r w:rsidR="000828A5">
          <w:t>forty-five</w:t>
        </w:r>
        <w:r w:rsidR="005507D5" w:rsidRPr="00700FEE">
          <w:t xml:space="preserve"> </w:t>
        </w:r>
      </w:ins>
      <w:r w:rsidR="001308E9" w:rsidRPr="00700FEE">
        <w:t>(</w:t>
      </w:r>
      <w:del w:id="34" w:author="Author">
        <w:r w:rsidR="001308E9" w:rsidRPr="00700FEE" w:rsidDel="005507D5">
          <w:delText>30</w:delText>
        </w:r>
      </w:del>
      <w:ins w:id="35" w:author="Author">
        <w:r w:rsidR="000828A5">
          <w:t>45</w:t>
        </w:r>
      </w:ins>
      <w:r w:rsidR="001308E9" w:rsidRPr="00700FEE">
        <w:t xml:space="preserve">) days of receiving an invoice from ISURF evidencing such costs and out of pocket expenses; (b) for all patent costs </w:t>
      </w:r>
      <w:r w:rsidR="002B56D1" w:rsidRPr="00700FEE">
        <w:t xml:space="preserve">and out of pocket expenses </w:t>
      </w:r>
      <w:r w:rsidRPr="00700FEE">
        <w:t xml:space="preserve">incurred before the Effective Date of this Agreement, Licensee shall reimburse ISURF within </w:t>
      </w:r>
      <w:ins w:id="36" w:author="Author">
        <w:r w:rsidR="000828A5">
          <w:t>forty-five</w:t>
        </w:r>
        <w:r w:rsidR="005507D5">
          <w:t xml:space="preserve"> (</w:t>
        </w:r>
        <w:r w:rsidR="000828A5">
          <w:t>45</w:t>
        </w:r>
      </w:ins>
      <w:del w:id="37" w:author="Author">
        <w:r w:rsidRPr="00700FEE" w:rsidDel="005507D5">
          <w:delText>3</w:delText>
        </w:r>
        <w:r w:rsidRPr="00700FEE" w:rsidDel="000828A5">
          <w:delText>0</w:delText>
        </w:r>
      </w:del>
      <w:ins w:id="38" w:author="Author">
        <w:r w:rsidR="005507D5">
          <w:t>)</w:t>
        </w:r>
      </w:ins>
      <w:r w:rsidRPr="00700FEE">
        <w:t xml:space="preserve"> days of receiving an invoice from ISURF according to the schedule in the following table.  The current outstanding balance on patent costs and expenses for the Licensed Patents in the Licensed Territory is One Hundred Ninety-Four Thousand Seventy-Seven U.S. Dollars ($194,077).</w:t>
      </w:r>
    </w:p>
    <w:p w14:paraId="452E4CFA" w14:textId="19C95AB9" w:rsidR="00A87CAC" w:rsidRPr="00700FEE" w:rsidRDefault="00A87CAC" w:rsidP="00A87CAC"/>
    <w:p w14:paraId="5CAA1C49" w14:textId="3D83310E" w:rsidR="00A87CAC" w:rsidRPr="00700FEE" w:rsidRDefault="00377F4E" w:rsidP="00A87CAC">
      <w:r w:rsidRPr="00700FEE">
        <w:t>Days after Effective Date</w:t>
      </w:r>
      <w:r w:rsidRPr="00700FEE">
        <w:tab/>
      </w:r>
      <w:r w:rsidRPr="00700FEE">
        <w:tab/>
        <w:t>Reimbursement Due</w:t>
      </w:r>
    </w:p>
    <w:p w14:paraId="6CFDAFBD" w14:textId="5D71BEB6" w:rsidR="00377F4E" w:rsidRPr="00700FEE" w:rsidRDefault="00377F4E" w:rsidP="00A87CAC">
      <w:r w:rsidRPr="00700FEE">
        <w:t>90 days</w:t>
      </w:r>
      <w:r w:rsidRPr="00700FEE">
        <w:tab/>
      </w:r>
      <w:r w:rsidRPr="00700FEE">
        <w:tab/>
      </w:r>
      <w:r w:rsidRPr="00700FEE">
        <w:tab/>
      </w:r>
      <w:r w:rsidRPr="00700FEE">
        <w:tab/>
      </w:r>
      <w:r w:rsidRPr="00700FEE">
        <w:tab/>
        <w:t>$5000</w:t>
      </w:r>
    </w:p>
    <w:p w14:paraId="6FAE2966" w14:textId="3CC63A4E" w:rsidR="00377F4E" w:rsidRPr="00700FEE" w:rsidRDefault="00377F4E" w:rsidP="00A87CAC">
      <w:r w:rsidRPr="00700FEE">
        <w:t>180 days</w:t>
      </w:r>
      <w:r w:rsidRPr="00700FEE">
        <w:tab/>
      </w:r>
      <w:r w:rsidRPr="00700FEE">
        <w:tab/>
      </w:r>
      <w:r w:rsidRPr="00700FEE">
        <w:tab/>
      </w:r>
      <w:r w:rsidRPr="00700FEE">
        <w:tab/>
        <w:t>$10,000</w:t>
      </w:r>
    </w:p>
    <w:p w14:paraId="1BB787A6" w14:textId="343A08F9" w:rsidR="00377F4E" w:rsidRPr="00700FEE" w:rsidRDefault="00377F4E" w:rsidP="00A87CAC">
      <w:r w:rsidRPr="00700FEE">
        <w:t>270 days</w:t>
      </w:r>
      <w:r w:rsidRPr="00700FEE">
        <w:tab/>
      </w:r>
      <w:r w:rsidRPr="00700FEE">
        <w:tab/>
      </w:r>
      <w:r w:rsidRPr="00700FEE">
        <w:tab/>
      </w:r>
      <w:r w:rsidRPr="00700FEE">
        <w:tab/>
        <w:t>$30,000</w:t>
      </w:r>
    </w:p>
    <w:p w14:paraId="3177137F" w14:textId="2D2BDD80" w:rsidR="00377F4E" w:rsidRPr="00700FEE" w:rsidRDefault="00377F4E" w:rsidP="00A87CAC">
      <w:r w:rsidRPr="00700FEE">
        <w:t>360 days</w:t>
      </w:r>
      <w:r w:rsidRPr="00700FEE">
        <w:tab/>
      </w:r>
      <w:r w:rsidRPr="00700FEE">
        <w:tab/>
      </w:r>
      <w:r w:rsidRPr="00700FEE">
        <w:tab/>
      </w:r>
      <w:r w:rsidRPr="00700FEE">
        <w:tab/>
        <w:t>$30,000</w:t>
      </w:r>
    </w:p>
    <w:p w14:paraId="06DD3672" w14:textId="6548F636" w:rsidR="00377F4E" w:rsidRPr="00700FEE" w:rsidRDefault="00377F4E" w:rsidP="00A87CAC">
      <w:r w:rsidRPr="00700FEE">
        <w:t>450 days</w:t>
      </w:r>
      <w:r w:rsidRPr="00700FEE">
        <w:tab/>
      </w:r>
      <w:r w:rsidRPr="00700FEE">
        <w:tab/>
      </w:r>
      <w:r w:rsidRPr="00700FEE">
        <w:tab/>
      </w:r>
      <w:r w:rsidRPr="00700FEE">
        <w:tab/>
        <w:t>$60,000</w:t>
      </w:r>
    </w:p>
    <w:p w14:paraId="3B1A7572" w14:textId="711B77DA" w:rsidR="00377F4E" w:rsidRDefault="00377F4E" w:rsidP="00A87CAC">
      <w:r w:rsidRPr="00700FEE">
        <w:t>540 days</w:t>
      </w:r>
      <w:r w:rsidRPr="00700FEE">
        <w:tab/>
      </w:r>
      <w:r w:rsidRPr="00700FEE">
        <w:tab/>
      </w:r>
      <w:r w:rsidRPr="00700FEE">
        <w:tab/>
      </w:r>
      <w:r w:rsidRPr="00700FEE">
        <w:tab/>
        <w:t>Remaining balance (currently $59,077)</w:t>
      </w:r>
    </w:p>
    <w:p w14:paraId="1BF2F88A" w14:textId="77777777" w:rsidR="00A87CAC" w:rsidRDefault="00A87CAC" w:rsidP="00A87CAC"/>
    <w:p w14:paraId="587B82BC" w14:textId="161360CA" w:rsidR="003443C4" w:rsidRPr="006B1771" w:rsidRDefault="002D13DF" w:rsidP="002A3E2B">
      <w:pPr>
        <w:rPr>
          <w:highlight w:val="yellow"/>
        </w:rPr>
      </w:pPr>
      <w:r>
        <w:tab/>
      </w:r>
      <w:r w:rsidR="003443C4" w:rsidRPr="00700FEE">
        <w:t>ISURF reserves the right to file and mainta</w:t>
      </w:r>
      <w:r w:rsidR="009028EB" w:rsidRPr="00700FEE">
        <w:t xml:space="preserve">in, at its own expense, </w:t>
      </w:r>
      <w:r w:rsidR="0030241D" w:rsidRPr="00700FEE">
        <w:t xml:space="preserve">patents and </w:t>
      </w:r>
      <w:r w:rsidR="003443C4" w:rsidRPr="00700FEE">
        <w:t>patent applications in those countries in which patent protection was not requested by Licensee</w:t>
      </w:r>
      <w:r w:rsidR="002670E0" w:rsidRPr="00700FEE">
        <w:t xml:space="preserve"> or, if requested, Licensee no longer </w:t>
      </w:r>
      <w:r w:rsidR="00CC57E0" w:rsidRPr="00700FEE">
        <w:t>agrees to reimburse ISURF for such costs</w:t>
      </w:r>
      <w:r w:rsidR="0065711A" w:rsidRPr="00700FEE">
        <w:t>; thereafter,</w:t>
      </w:r>
      <w:r w:rsidR="00CC57E0" w:rsidRPr="00700FEE">
        <w:t xml:space="preserve"> </w:t>
      </w:r>
      <w:r w:rsidR="003443C4" w:rsidRPr="00700FEE">
        <w:t xml:space="preserve">the license granted to Licensee in that country under this Agreement shall </w:t>
      </w:r>
      <w:r w:rsidR="00A56651" w:rsidRPr="00700FEE">
        <w:t xml:space="preserve">terminate and all rights shall </w:t>
      </w:r>
      <w:r w:rsidR="00976DBE" w:rsidRPr="00700FEE">
        <w:t xml:space="preserve">immediately revert to ISURF, regardless of whether such country was at one time included in the </w:t>
      </w:r>
      <w:r w:rsidR="00006D54" w:rsidRPr="00700FEE">
        <w:t xml:space="preserve">Licensed </w:t>
      </w:r>
      <w:r w:rsidR="00976DBE" w:rsidRPr="00700FEE">
        <w:t>Territory</w:t>
      </w:r>
      <w:ins w:id="39" w:author="Author">
        <w:r w:rsidR="00F30E1B">
          <w:t>; provided that if such termination occurs during the option period set forth in Section 2(E) above then such patents and patent applications shall be added to the Option Patents under this Agreement</w:t>
        </w:r>
      </w:ins>
      <w:r w:rsidR="003443C4" w:rsidRPr="00700FEE">
        <w:t>.</w:t>
      </w:r>
    </w:p>
    <w:p w14:paraId="1553563E" w14:textId="77777777" w:rsidR="003443C4" w:rsidRPr="004F2E47" w:rsidRDefault="003443C4" w:rsidP="002A3E2B">
      <w:pPr>
        <w:rPr>
          <w:highlight w:val="yellow"/>
        </w:rPr>
      </w:pPr>
    </w:p>
    <w:p w14:paraId="392055B3" w14:textId="5DFBA428" w:rsidR="003443C4" w:rsidRPr="004B055B" w:rsidRDefault="003443C4" w:rsidP="002A3E2B">
      <w:r w:rsidRPr="004B055B">
        <w:tab/>
      </w:r>
      <w:r w:rsidRPr="004B055B">
        <w:tab/>
      </w:r>
      <w:r w:rsidRPr="004E3874">
        <w:t>(ii)</w:t>
      </w:r>
      <w:r w:rsidRPr="004E3874">
        <w:tab/>
      </w:r>
      <w:r w:rsidR="0065711A" w:rsidRPr="004E3874">
        <w:t xml:space="preserve">For those applications that Licensee continues to support in Section </w:t>
      </w:r>
      <w:r w:rsidR="003F05FC">
        <w:t>4</w:t>
      </w:r>
      <w:r w:rsidR="0065711A" w:rsidRPr="004E3874">
        <w:t>D.(</w:t>
      </w:r>
      <w:proofErr w:type="spellStart"/>
      <w:r w:rsidR="0065711A" w:rsidRPr="004E3874">
        <w:t>i</w:t>
      </w:r>
      <w:proofErr w:type="spellEnd"/>
      <w:r w:rsidR="0065711A" w:rsidRPr="004E3874">
        <w:t xml:space="preserve">) above, </w:t>
      </w:r>
      <w:r w:rsidRPr="004E3874">
        <w:t>ISURF will pro</w:t>
      </w:r>
      <w:r w:rsidR="0065711A" w:rsidRPr="004E3874">
        <w:t xml:space="preserve">secute </w:t>
      </w:r>
      <w:r w:rsidR="004B055B" w:rsidRPr="004E3874">
        <w:t xml:space="preserve">such application as agreed to by the Parties. </w:t>
      </w:r>
      <w:r w:rsidRPr="004E3874">
        <w:t>ISURF will</w:t>
      </w:r>
      <w:r w:rsidR="00C761D7" w:rsidRPr="004E3874">
        <w:t xml:space="preserve"> or will instruct patent counsel to</w:t>
      </w:r>
      <w:r w:rsidRPr="004E3874">
        <w:t xml:space="preserve"> timely provide copies of all patent communications with the U.S. Patent</w:t>
      </w:r>
      <w:r w:rsidR="002D14F6" w:rsidRPr="004E3874">
        <w:t xml:space="preserve"> and Trademark </w:t>
      </w:r>
      <w:r w:rsidRPr="004E3874">
        <w:t>Office or its foreign counterpart</w:t>
      </w:r>
      <w:r w:rsidR="006843FC" w:rsidRPr="004E3874">
        <w:t>s</w:t>
      </w:r>
      <w:r w:rsidRPr="004E3874">
        <w:t xml:space="preserve"> </w:t>
      </w:r>
      <w:r w:rsidR="001514C2" w:rsidRPr="004E3874">
        <w:t xml:space="preserve">regarding Licensed Patents </w:t>
      </w:r>
      <w:r w:rsidRPr="004E3874">
        <w:t xml:space="preserve">to Licensee and allow Licensee the opportunity to comment on </w:t>
      </w:r>
      <w:r w:rsidR="001514C2" w:rsidRPr="004E3874">
        <w:t>such</w:t>
      </w:r>
      <w:r w:rsidRPr="004E3874">
        <w:t xml:space="preserve"> prosecution</w:t>
      </w:r>
      <w:r w:rsidR="004B055B" w:rsidRPr="004E3874">
        <w:t>.</w:t>
      </w:r>
      <w:r w:rsidR="004E3874">
        <w:t xml:space="preserve">  If the Parties are unable to agree with respect to prosecution matters, continued prosecution </w:t>
      </w:r>
      <w:r w:rsidR="003D462C">
        <w:t>will be at ISURF’s sole discretion.</w:t>
      </w:r>
    </w:p>
    <w:p w14:paraId="28849151" w14:textId="77777777" w:rsidR="001514C2" w:rsidRPr="004F2E47" w:rsidRDefault="001514C2" w:rsidP="002A3E2B">
      <w:pPr>
        <w:rPr>
          <w:highlight w:val="yellow"/>
        </w:rPr>
      </w:pPr>
    </w:p>
    <w:p w14:paraId="00C78960" w14:textId="26B3250F" w:rsidR="001514C2" w:rsidRPr="004B055B" w:rsidRDefault="001514C2" w:rsidP="002A3E2B">
      <w:r w:rsidRPr="004B055B">
        <w:lastRenderedPageBreak/>
        <w:tab/>
      </w:r>
      <w:r w:rsidRPr="004B055B">
        <w:tab/>
        <w:t>(iii)</w:t>
      </w:r>
      <w:r w:rsidRPr="004B055B">
        <w:tab/>
      </w:r>
      <w:r w:rsidR="005241E8" w:rsidRPr="004B055B">
        <w:t xml:space="preserve">Licensee agrees to register and give required notice concerning this Agreement in each country where a Valid Claim and an obligation under law exists to so register or give notice.  Licensee shall incur all costs and legal fees connected therewith.  </w:t>
      </w:r>
      <w:r w:rsidR="00006D54" w:rsidRPr="004B055B">
        <w:t>ISURF</w:t>
      </w:r>
      <w:r w:rsidR="005241E8" w:rsidRPr="004B055B">
        <w:t xml:space="preserve"> agrees to fully cooperate with Licensee to comply at Licensee’s expense with the obligations under this Section 4</w:t>
      </w:r>
      <w:r w:rsidR="00D47AEF">
        <w:t>D</w:t>
      </w:r>
      <w:r w:rsidR="005241E8" w:rsidRPr="004B055B">
        <w:t>, including promptly executing any documents and taking additional actions as Licensee may reasonably request in connection therewith.</w:t>
      </w:r>
      <w:ins w:id="40" w:author="Author">
        <w:r w:rsidR="00F440A8">
          <w:t xml:space="preserve"> In addition, if in the discretion of Licensee there arises a need to pursue international and/or other patents related to the Licensed Patents, ISURF agrees to assist Licensee with the filing and prosecution of any such international and/or other patents, with all incurred costs allocated as set forth herein.</w:t>
        </w:r>
      </w:ins>
    </w:p>
    <w:p w14:paraId="01EDDD27" w14:textId="77777777" w:rsidR="00E368E9" w:rsidRPr="004B055B" w:rsidRDefault="00E368E9" w:rsidP="002A3E2B"/>
    <w:p w14:paraId="7E3D34D1" w14:textId="55079395" w:rsidR="00F440A8" w:rsidRPr="005241E8" w:rsidRDefault="00E368E9" w:rsidP="002A3E2B">
      <w:r w:rsidRPr="004B055B">
        <w:tab/>
      </w:r>
      <w:r w:rsidRPr="004B055B">
        <w:tab/>
        <w:t>(iv)</w:t>
      </w:r>
      <w:r w:rsidRPr="004B055B">
        <w:tab/>
        <w:t>ISURF will defend the Licensed Patents, as well as any challenges brought against the Licensed Patents including interferences, oppositions, post-grant proce</w:t>
      </w:r>
      <w:r w:rsidR="001D26AA">
        <w:t>dures</w:t>
      </w:r>
      <w:r w:rsidRPr="004B055B">
        <w:t xml:space="preserve"> and declaratory judgment actions, when, in ISURF’s sole judgment, such action may be reasonably necessary, proper, and </w:t>
      </w:r>
      <w:commentRangeStart w:id="41"/>
      <w:r w:rsidRPr="004B055B">
        <w:t>justified</w:t>
      </w:r>
      <w:commentRangeEnd w:id="41"/>
      <w:r w:rsidR="005507D5">
        <w:rPr>
          <w:rStyle w:val="CommentReference"/>
        </w:rPr>
        <w:commentReference w:id="41"/>
      </w:r>
      <w:r w:rsidRPr="004B055B">
        <w:t>.</w:t>
      </w:r>
    </w:p>
    <w:p w14:paraId="3547316A" w14:textId="77777777" w:rsidR="003443C4" w:rsidRDefault="003443C4" w:rsidP="002A3E2B"/>
    <w:p w14:paraId="073F7E60" w14:textId="77777777" w:rsidR="003443C4" w:rsidRDefault="003443C4" w:rsidP="002A3E2B">
      <w:r>
        <w:tab/>
      </w:r>
      <w:r>
        <w:tab/>
        <w:t>E.</w:t>
      </w:r>
      <w:r>
        <w:tab/>
      </w:r>
      <w:r>
        <w:rPr>
          <w:u w:val="single"/>
        </w:rPr>
        <w:t>Accounting; Payments</w:t>
      </w:r>
      <w:r>
        <w:t>.</w:t>
      </w:r>
    </w:p>
    <w:p w14:paraId="29DFCFF4" w14:textId="77777777" w:rsidR="003443C4" w:rsidRDefault="003443C4" w:rsidP="002A3E2B"/>
    <w:p w14:paraId="0A397FC6" w14:textId="196BC43E" w:rsidR="003443C4" w:rsidRDefault="003443C4" w:rsidP="002A3E2B">
      <w:r>
        <w:tab/>
      </w:r>
      <w:r>
        <w:tab/>
        <w:t>(</w:t>
      </w:r>
      <w:proofErr w:type="spellStart"/>
      <w:r>
        <w:t>i</w:t>
      </w:r>
      <w:proofErr w:type="spellEnd"/>
      <w:r>
        <w:t>)</w:t>
      </w:r>
      <w:r>
        <w:tab/>
        <w:t xml:space="preserve">Amounts owing to ISURF under Sections 2B and 4B shall be paid on a quarterly basis, with such amounts due and received by ISURF on or before the </w:t>
      </w:r>
      <w:del w:id="42" w:author="Author">
        <w:r w:rsidDel="000828A5">
          <w:delText xml:space="preserve">thirtieth </w:delText>
        </w:r>
      </w:del>
      <w:ins w:id="43" w:author="Author">
        <w:r w:rsidR="000828A5">
          <w:t xml:space="preserve">forty-fifth </w:t>
        </w:r>
      </w:ins>
      <w:r>
        <w:t xml:space="preserve">day following the end of the quarterly period ending on March 31, June 30, September 30 or December 31 in which such amounts were earned.  </w:t>
      </w:r>
      <w:del w:id="44" w:author="Author">
        <w:r w:rsidR="00142BD3" w:rsidDel="005507D5">
          <w:delText>A</w:delText>
        </w:r>
        <w:r w:rsidDel="005507D5">
          <w:delText xml:space="preserve">ny amounts which remain unpaid </w:delText>
        </w:r>
        <w:r w:rsidR="00592F4F" w:rsidDel="005507D5">
          <w:delText xml:space="preserve">more than ninety days </w:delText>
        </w:r>
        <w:r w:rsidDel="005507D5">
          <w:delText xml:space="preserve">after they are due to ISURF shall accrue interest until paid </w:delText>
        </w:r>
        <w:r w:rsidDel="00313A1C">
          <w:delText>at the rate of the lesser of one and one-half percent (1.5%) per month or the maximum amount allowed under applicable law</w:delText>
        </w:r>
        <w:r w:rsidDel="005507D5">
          <w:delText>.  However, in no event shall this interest provision be construed as a grant of permission for any payment delays.</w:delText>
        </w:r>
      </w:del>
    </w:p>
    <w:p w14:paraId="5AE78CA2" w14:textId="77777777" w:rsidR="003443C4" w:rsidRDefault="003443C4" w:rsidP="002A3E2B"/>
    <w:p w14:paraId="000AFFCE" w14:textId="77777777" w:rsidR="003443C4" w:rsidRDefault="003443C4" w:rsidP="002A3E2B">
      <w:r>
        <w:tab/>
      </w:r>
      <w:r>
        <w:tab/>
        <w:t>(ii)</w:t>
      </w:r>
      <w:r>
        <w:tab/>
        <w:t>Except as otherwise directed, all amounts owing to ISURF under this Agreement shall be paid in U.S. dollars to ISURF at the address provided in Section 1</w:t>
      </w:r>
      <w:r w:rsidR="00DB57BA">
        <w:t>6</w:t>
      </w:r>
      <w:r>
        <w:t>(a).</w:t>
      </w:r>
      <w:r w:rsidR="00FD7319">
        <w:t xml:space="preserve">  </w:t>
      </w:r>
      <w:r>
        <w:t xml:space="preserve">All royalties owing with respect to Selling Prices stated in currencies other than U.S. dollars shall be converted at the rate shown in the </w:t>
      </w:r>
      <w:r w:rsidR="004F2E47">
        <w:t xml:space="preserve">on-line </w:t>
      </w:r>
      <w:proofErr w:type="spellStart"/>
      <w:r w:rsidR="004F2E47">
        <w:t>Oanda</w:t>
      </w:r>
      <w:proofErr w:type="spellEnd"/>
      <w:r w:rsidR="004F2E47">
        <w:t xml:space="preserve"> Currency Trading at www.oanda.com</w:t>
      </w:r>
      <w:r>
        <w:t xml:space="preserve"> on the </w:t>
      </w:r>
      <w:r w:rsidR="00D3337F">
        <w:t xml:space="preserve">last </w:t>
      </w:r>
      <w:r>
        <w:t xml:space="preserve">day </w:t>
      </w:r>
      <w:r w:rsidR="00D3337F">
        <w:t xml:space="preserve">of the quarterly </w:t>
      </w:r>
      <w:r>
        <w:t>payment</w:t>
      </w:r>
      <w:r w:rsidR="00D3337F">
        <w:t xml:space="preserve"> period referred to above</w:t>
      </w:r>
      <w:r>
        <w:t xml:space="preserve">.  </w:t>
      </w:r>
    </w:p>
    <w:p w14:paraId="41042EA5" w14:textId="77777777" w:rsidR="003443C4" w:rsidRDefault="003443C4" w:rsidP="002A3E2B"/>
    <w:p w14:paraId="587E3B3F" w14:textId="1EB59DF6" w:rsidR="00CF36F0" w:rsidRDefault="003443C4" w:rsidP="00E06EE4">
      <w:pPr>
        <w:rPr>
          <w:ins w:id="45" w:author="Author"/>
        </w:rPr>
      </w:pPr>
      <w:r>
        <w:tab/>
      </w:r>
      <w:r>
        <w:tab/>
        <w:t>(iii)</w:t>
      </w:r>
      <w:r>
        <w:tab/>
        <w:t xml:space="preserve">A full accounting showing how </w:t>
      </w:r>
      <w:r w:rsidR="002B2C03">
        <w:t xml:space="preserve">all </w:t>
      </w:r>
      <w:r>
        <w:t xml:space="preserve">amounts owing to ISURF under Section </w:t>
      </w:r>
      <w:r w:rsidR="002B2C03">
        <w:t xml:space="preserve">4 </w:t>
      </w:r>
      <w:r>
        <w:t>have been calculated shall be submitted to ISURF on the date of each such payment.  Such accounting shall be on a per</w:t>
      </w:r>
      <w:r>
        <w:noBreakHyphen/>
        <w:t xml:space="preserve">country and </w:t>
      </w:r>
      <w:r w:rsidR="005241E8">
        <w:t>P</w:t>
      </w:r>
      <w:r>
        <w:t xml:space="preserve">roduct line, </w:t>
      </w:r>
      <w:proofErr w:type="gramStart"/>
      <w:r>
        <w:t>model</w:t>
      </w:r>
      <w:proofErr w:type="gramEnd"/>
      <w:r>
        <w:t xml:space="preserve"> or tradename basis</w:t>
      </w:r>
      <w:r w:rsidR="00092211">
        <w:t xml:space="preserve">.  </w:t>
      </w:r>
      <w:r w:rsidR="009561B7">
        <w:t>Additionally</w:t>
      </w:r>
      <w:r w:rsidR="00092211">
        <w:t xml:space="preserve">, it will show the Selling Price in the currency of the country sold in and the currency conversion factor used to convert the sales amounts to U.S. dollars.  </w:t>
      </w:r>
      <w:r w:rsidR="00092211" w:rsidRPr="00FD4ED6">
        <w:t xml:space="preserve">The </w:t>
      </w:r>
      <w:r w:rsidR="00FD4ED6" w:rsidRPr="00FD4ED6">
        <w:t>Selling Price</w:t>
      </w:r>
      <w:r w:rsidR="00092211" w:rsidRPr="00FD4ED6">
        <w:t xml:space="preserve"> detail</w:t>
      </w:r>
      <w:r w:rsidRPr="00FD4ED6">
        <w:t xml:space="preserve"> shall be </w:t>
      </w:r>
      <w:r w:rsidR="00092211" w:rsidRPr="00FD4ED6">
        <w:t>reflected</w:t>
      </w:r>
      <w:r w:rsidRPr="00FD4ED6">
        <w:t xml:space="preserve"> on the form sho</w:t>
      </w:r>
      <w:r>
        <w:t xml:space="preserve">wn in Appendix </w:t>
      </w:r>
      <w:r w:rsidR="00EF3EEF">
        <w:t xml:space="preserve">D </w:t>
      </w:r>
      <w:r>
        <w:t>of this Agreement.  In the event no payment is owed to ISURF</w:t>
      </w:r>
      <w:r w:rsidR="004F2E47">
        <w:t xml:space="preserve"> </w:t>
      </w:r>
      <w:r w:rsidR="002B2C03">
        <w:t>in any</w:t>
      </w:r>
      <w:r w:rsidR="004F2E47">
        <w:t xml:space="preserve"> given reporting period</w:t>
      </w:r>
      <w:r>
        <w:t xml:space="preserve">, a statement setting forth that fact shall be supplied to ISURF.  </w:t>
      </w:r>
    </w:p>
    <w:p w14:paraId="3879B03F" w14:textId="2F6B3E79" w:rsidR="00F440A8" w:rsidRDefault="00F440A8" w:rsidP="00E06EE4">
      <w:pPr>
        <w:rPr>
          <w:ins w:id="46" w:author="Author"/>
        </w:rPr>
      </w:pPr>
    </w:p>
    <w:p w14:paraId="40487CC7" w14:textId="02AEA31F" w:rsidR="00F440A8" w:rsidRDefault="00F440A8" w:rsidP="00E06EE4">
      <w:ins w:id="47" w:author="Author">
        <w:r>
          <w:tab/>
        </w:r>
        <w:r>
          <w:tab/>
          <w:t>(iv)</w:t>
        </w:r>
        <w:r>
          <w:tab/>
          <w:t xml:space="preserve">Except for the royalties and patent fees and costs described herein, Licensee shall not be obligated to make any additional payments to Iowa State University, any inventors of the Licensed Patents or any other third parties, and any amounts due to such parties shall be made by ISURF in accordance with any agreements between ISURF and such party. Licensee shall not be liable to Iowa State University or any third party for ISURF’s failure to make any payments owed to Iowa State University, any inventors of the Licensed Patents or any third party in accordance with any agreements involving ISURF. ISURF agrees to defend, </w:t>
        </w:r>
        <w:proofErr w:type="gramStart"/>
        <w:r>
          <w:t>indemnify</w:t>
        </w:r>
        <w:proofErr w:type="gramEnd"/>
        <w:r>
          <w:t xml:space="preserve"> and hold harmless Licensee, its sublicensees and any of their stockholders, members, managers, officers, directors, employees, agents and affiliates with respect to any claims asserted by Iowa State University, any inventors of the Licensed Patents or any third party for failure to make payments under this Agreement or any other agreement between ISURF and such party related to payments for royalties under the Licensed Patents. </w:t>
        </w:r>
      </w:ins>
    </w:p>
    <w:p w14:paraId="7DB3B60D" w14:textId="77777777" w:rsidR="00CF36F0" w:rsidRDefault="00CF36F0" w:rsidP="00E06EE4"/>
    <w:p w14:paraId="725C0C94" w14:textId="3C4C19DC" w:rsidR="00CF36F0" w:rsidRDefault="00CF36F0" w:rsidP="00CF36F0">
      <w:pPr>
        <w:pStyle w:val="Default"/>
        <w:rPr>
          <w:sz w:val="22"/>
          <w:szCs w:val="22"/>
        </w:rPr>
      </w:pPr>
      <w:r>
        <w:tab/>
      </w:r>
      <w:r>
        <w:tab/>
        <w:t>F.</w:t>
      </w:r>
      <w:r>
        <w:tab/>
      </w:r>
      <w:r w:rsidR="00F35926">
        <w:rPr>
          <w:sz w:val="22"/>
          <w:szCs w:val="22"/>
          <w:u w:val="single"/>
        </w:rPr>
        <w:t>Payment Event</w:t>
      </w:r>
      <w:r>
        <w:rPr>
          <w:sz w:val="22"/>
          <w:szCs w:val="22"/>
        </w:rPr>
        <w:t xml:space="preserve">. </w:t>
      </w:r>
    </w:p>
    <w:p w14:paraId="505B6D58" w14:textId="77777777" w:rsidR="00CF36F0" w:rsidRDefault="00CF36F0" w:rsidP="00CF36F0">
      <w:pPr>
        <w:pStyle w:val="Default"/>
        <w:rPr>
          <w:sz w:val="22"/>
          <w:szCs w:val="22"/>
        </w:rPr>
      </w:pPr>
    </w:p>
    <w:p w14:paraId="5E7EB23E" w14:textId="034FEC43" w:rsidR="00CF36F0" w:rsidRDefault="00CF36F0" w:rsidP="002D13DF">
      <w:pPr>
        <w:pStyle w:val="Default"/>
        <w:ind w:firstLine="720"/>
        <w:rPr>
          <w:sz w:val="22"/>
          <w:szCs w:val="22"/>
        </w:rPr>
      </w:pPr>
      <w:r>
        <w:rPr>
          <w:sz w:val="22"/>
          <w:szCs w:val="22"/>
        </w:rPr>
        <w:t xml:space="preserve">As further consideration for the license granted to Licensee under this Agreement, each time Licensee experiences a </w:t>
      </w:r>
      <w:r w:rsidR="00F35926">
        <w:rPr>
          <w:sz w:val="22"/>
          <w:szCs w:val="22"/>
        </w:rPr>
        <w:t xml:space="preserve">Payment </w:t>
      </w:r>
      <w:r>
        <w:rPr>
          <w:sz w:val="22"/>
          <w:szCs w:val="22"/>
        </w:rPr>
        <w:t xml:space="preserve">Event, Licensee shall remit to ISURF </w:t>
      </w:r>
      <w:r w:rsidR="00F3481A">
        <w:rPr>
          <w:sz w:val="22"/>
          <w:szCs w:val="22"/>
        </w:rPr>
        <w:t>one and one-half</w:t>
      </w:r>
      <w:r w:rsidR="00483CB6" w:rsidRPr="00BB4CFB">
        <w:rPr>
          <w:sz w:val="22"/>
          <w:szCs w:val="22"/>
        </w:rPr>
        <w:t xml:space="preserve"> </w:t>
      </w:r>
      <w:r w:rsidRPr="00BB4CFB">
        <w:rPr>
          <w:sz w:val="22"/>
          <w:szCs w:val="22"/>
        </w:rPr>
        <w:t>percent (</w:t>
      </w:r>
      <w:r w:rsidR="00F3481A">
        <w:rPr>
          <w:sz w:val="22"/>
          <w:szCs w:val="22"/>
        </w:rPr>
        <w:t>1.5</w:t>
      </w:r>
      <w:r w:rsidRPr="00BB4CFB">
        <w:rPr>
          <w:sz w:val="22"/>
          <w:szCs w:val="22"/>
        </w:rPr>
        <w:t xml:space="preserve">%) of </w:t>
      </w:r>
      <w:proofErr w:type="gramStart"/>
      <w:r w:rsidRPr="00BB4CFB">
        <w:rPr>
          <w:sz w:val="22"/>
          <w:szCs w:val="22"/>
        </w:rPr>
        <w:t>any and all</w:t>
      </w:r>
      <w:proofErr w:type="gramEnd"/>
      <w:r w:rsidRPr="00BB4CFB">
        <w:rPr>
          <w:sz w:val="22"/>
          <w:szCs w:val="22"/>
        </w:rPr>
        <w:t xml:space="preserve"> proceeds received by Licensee and/or its members as the result of such </w:t>
      </w:r>
      <w:r w:rsidR="00F35926" w:rsidRPr="00BB4CFB">
        <w:rPr>
          <w:sz w:val="22"/>
          <w:szCs w:val="22"/>
        </w:rPr>
        <w:t xml:space="preserve">Payment </w:t>
      </w:r>
      <w:r w:rsidRPr="00BB4CFB">
        <w:rPr>
          <w:sz w:val="22"/>
          <w:szCs w:val="22"/>
        </w:rPr>
        <w:t>Event,</w:t>
      </w:r>
      <w:r>
        <w:rPr>
          <w:sz w:val="22"/>
          <w:szCs w:val="22"/>
        </w:rPr>
        <w:t xml:space="preserve"> payable at the same time such proceeds are received by Licensee and/or its members. Upon the occurrence of any </w:t>
      </w:r>
      <w:r w:rsidR="00F35926">
        <w:rPr>
          <w:sz w:val="22"/>
          <w:szCs w:val="22"/>
        </w:rPr>
        <w:t xml:space="preserve">Payment </w:t>
      </w:r>
      <w:r>
        <w:rPr>
          <w:sz w:val="22"/>
          <w:szCs w:val="22"/>
        </w:rPr>
        <w:t xml:space="preserve">Event, the Licensee shall notify ISURF of such </w:t>
      </w:r>
      <w:r w:rsidR="00F35926">
        <w:rPr>
          <w:sz w:val="22"/>
          <w:szCs w:val="22"/>
        </w:rPr>
        <w:t xml:space="preserve">Payment </w:t>
      </w:r>
      <w:r>
        <w:rPr>
          <w:sz w:val="22"/>
          <w:szCs w:val="22"/>
        </w:rPr>
        <w:t xml:space="preserve">Event no later than the effective date of such event and pursuant to the procedures set forth in Section 16. </w:t>
      </w:r>
    </w:p>
    <w:p w14:paraId="3D88D63B" w14:textId="77777777" w:rsidR="00CF36F0" w:rsidRDefault="00CF36F0" w:rsidP="00CF36F0">
      <w:pPr>
        <w:pStyle w:val="Default"/>
        <w:rPr>
          <w:sz w:val="22"/>
          <w:szCs w:val="22"/>
        </w:rPr>
      </w:pPr>
    </w:p>
    <w:p w14:paraId="458F69E1" w14:textId="66292C43" w:rsidR="00CF36F0" w:rsidRDefault="00CF36F0" w:rsidP="00234F6E">
      <w:pPr>
        <w:pStyle w:val="Default"/>
        <w:ind w:firstLine="720"/>
        <w:rPr>
          <w:sz w:val="22"/>
          <w:szCs w:val="22"/>
        </w:rPr>
      </w:pPr>
      <w:r>
        <w:rPr>
          <w:sz w:val="22"/>
          <w:szCs w:val="22"/>
        </w:rPr>
        <w:t xml:space="preserve">For purposes of this Section </w:t>
      </w:r>
      <w:r w:rsidR="009C311B">
        <w:rPr>
          <w:sz w:val="22"/>
          <w:szCs w:val="22"/>
        </w:rPr>
        <w:t>4F</w:t>
      </w:r>
      <w:r>
        <w:rPr>
          <w:sz w:val="22"/>
          <w:szCs w:val="22"/>
        </w:rPr>
        <w:t>, “</w:t>
      </w:r>
      <w:r w:rsidR="00F35926">
        <w:rPr>
          <w:sz w:val="22"/>
          <w:szCs w:val="22"/>
        </w:rPr>
        <w:t xml:space="preserve">Payment </w:t>
      </w:r>
      <w:r>
        <w:rPr>
          <w:sz w:val="22"/>
          <w:szCs w:val="22"/>
        </w:rPr>
        <w:t xml:space="preserve">Event” shall mean any of the following: </w:t>
      </w:r>
    </w:p>
    <w:p w14:paraId="29DDAB6A" w14:textId="77777777" w:rsidR="00CF36F0" w:rsidRDefault="00CF36F0" w:rsidP="00CF36F0">
      <w:pPr>
        <w:pStyle w:val="Default"/>
        <w:rPr>
          <w:sz w:val="22"/>
          <w:szCs w:val="22"/>
        </w:rPr>
      </w:pPr>
    </w:p>
    <w:p w14:paraId="3805D0B5" w14:textId="766A3136" w:rsidR="00CF36F0" w:rsidRDefault="00CF36F0" w:rsidP="00234F6E">
      <w:pPr>
        <w:pStyle w:val="Default"/>
        <w:ind w:left="720" w:firstLine="720"/>
        <w:rPr>
          <w:sz w:val="22"/>
          <w:szCs w:val="22"/>
        </w:rPr>
      </w:pPr>
      <w:r>
        <w:rPr>
          <w:sz w:val="22"/>
          <w:szCs w:val="22"/>
        </w:rPr>
        <w:t>(</w:t>
      </w:r>
      <w:proofErr w:type="spellStart"/>
      <w:r>
        <w:rPr>
          <w:sz w:val="22"/>
          <w:szCs w:val="22"/>
        </w:rPr>
        <w:t>i</w:t>
      </w:r>
      <w:proofErr w:type="spellEnd"/>
      <w:r>
        <w:rPr>
          <w:sz w:val="22"/>
          <w:szCs w:val="22"/>
        </w:rPr>
        <w:t xml:space="preserve">) </w:t>
      </w:r>
      <w:r>
        <w:rPr>
          <w:sz w:val="22"/>
          <w:szCs w:val="22"/>
        </w:rPr>
        <w:tab/>
        <w:t>A</w:t>
      </w:r>
      <w:r w:rsidR="00F35926">
        <w:rPr>
          <w:sz w:val="22"/>
          <w:szCs w:val="22"/>
        </w:rPr>
        <w:t>n</w:t>
      </w:r>
      <w:r>
        <w:rPr>
          <w:sz w:val="22"/>
          <w:szCs w:val="22"/>
        </w:rPr>
        <w:t xml:space="preserve"> </w:t>
      </w:r>
      <w:r w:rsidR="00F35926">
        <w:rPr>
          <w:sz w:val="22"/>
          <w:szCs w:val="22"/>
        </w:rPr>
        <w:t xml:space="preserve">Initial </w:t>
      </w:r>
      <w:r>
        <w:rPr>
          <w:sz w:val="22"/>
          <w:szCs w:val="22"/>
        </w:rPr>
        <w:t xml:space="preserve">Public </w:t>
      </w:r>
      <w:proofErr w:type="gramStart"/>
      <w:r>
        <w:rPr>
          <w:sz w:val="22"/>
          <w:szCs w:val="22"/>
        </w:rPr>
        <w:t>Offering</w:t>
      </w:r>
      <w:r w:rsidR="00706736">
        <w:rPr>
          <w:sz w:val="22"/>
          <w:szCs w:val="22"/>
        </w:rPr>
        <w:t>;</w:t>
      </w:r>
      <w:proofErr w:type="gramEnd"/>
      <w:r>
        <w:rPr>
          <w:sz w:val="22"/>
          <w:szCs w:val="22"/>
        </w:rPr>
        <w:t xml:space="preserve"> </w:t>
      </w:r>
    </w:p>
    <w:p w14:paraId="5224895E" w14:textId="77777777" w:rsidR="00CF36F0" w:rsidRDefault="00CF36F0" w:rsidP="00CF36F0">
      <w:pPr>
        <w:pStyle w:val="Default"/>
        <w:rPr>
          <w:sz w:val="22"/>
          <w:szCs w:val="22"/>
        </w:rPr>
      </w:pPr>
    </w:p>
    <w:p w14:paraId="5EB6BE47" w14:textId="77777777" w:rsidR="00CF36F0" w:rsidRDefault="00CF36F0" w:rsidP="00234F6E">
      <w:pPr>
        <w:pStyle w:val="Default"/>
        <w:ind w:firstLine="1440"/>
        <w:rPr>
          <w:sz w:val="22"/>
          <w:szCs w:val="22"/>
        </w:rPr>
      </w:pPr>
      <w:r>
        <w:rPr>
          <w:sz w:val="22"/>
          <w:szCs w:val="22"/>
        </w:rPr>
        <w:lastRenderedPageBreak/>
        <w:t xml:space="preserve">(ii) </w:t>
      </w:r>
      <w:r>
        <w:rPr>
          <w:sz w:val="22"/>
          <w:szCs w:val="22"/>
        </w:rPr>
        <w:tab/>
        <w:t xml:space="preserve">A sale, lease, transfer, exclusive license, or other disposition, in a single transaction or series of related transactions, by Licensee or subsidiary of Licensee of all or substantially all of the assets of the Licensee and its subsidiaries taken as a whole or the sale or disposition (whether by merger, consolidation or otherwise) of one or more subsidiaries of the Licensee if substantially all of the assets of the Licensee and its subsidiaries taken as a whole are held by such subsidiary or subsidiaries, except where such sale, lease, transfer, exclusive license or other disposition is to a wholly owned subsidiary of the Licensee; </w:t>
      </w:r>
    </w:p>
    <w:p w14:paraId="23AE8F8C" w14:textId="77777777" w:rsidR="00CF36F0" w:rsidRDefault="00CF36F0" w:rsidP="00234F6E">
      <w:pPr>
        <w:pStyle w:val="Default"/>
        <w:ind w:firstLine="1440"/>
        <w:rPr>
          <w:sz w:val="22"/>
          <w:szCs w:val="22"/>
        </w:rPr>
      </w:pPr>
    </w:p>
    <w:p w14:paraId="7AC5BAF5" w14:textId="0ECB16C8" w:rsidR="00CF36F0" w:rsidRDefault="00CF36F0" w:rsidP="00CF36F0">
      <w:pPr>
        <w:pStyle w:val="Default"/>
        <w:ind w:firstLine="1440"/>
        <w:rPr>
          <w:sz w:val="22"/>
          <w:szCs w:val="22"/>
        </w:rPr>
      </w:pPr>
      <w:r>
        <w:rPr>
          <w:sz w:val="22"/>
          <w:szCs w:val="22"/>
        </w:rPr>
        <w:t xml:space="preserve">(iii) </w:t>
      </w:r>
      <w:r>
        <w:rPr>
          <w:sz w:val="22"/>
          <w:szCs w:val="22"/>
        </w:rPr>
        <w:tab/>
        <w:t xml:space="preserve">A merger or consolidation of the Licensee with, by, or into another entity or </w:t>
      </w:r>
      <w:proofErr w:type="gramStart"/>
      <w:r>
        <w:rPr>
          <w:sz w:val="22"/>
          <w:szCs w:val="22"/>
        </w:rPr>
        <w:t>person;</w:t>
      </w:r>
      <w:proofErr w:type="gramEnd"/>
      <w:r>
        <w:rPr>
          <w:sz w:val="22"/>
          <w:szCs w:val="22"/>
        </w:rPr>
        <w:t xml:space="preserve"> </w:t>
      </w:r>
    </w:p>
    <w:p w14:paraId="0EA245B0" w14:textId="77777777" w:rsidR="00CF36F0" w:rsidRDefault="00CF36F0" w:rsidP="00CF36F0">
      <w:pPr>
        <w:pStyle w:val="Default"/>
        <w:ind w:firstLine="1440"/>
        <w:rPr>
          <w:sz w:val="22"/>
          <w:szCs w:val="22"/>
        </w:rPr>
      </w:pPr>
    </w:p>
    <w:p w14:paraId="02582E02" w14:textId="6A9F87AC" w:rsidR="00CF36F0" w:rsidRDefault="00CF36F0" w:rsidP="00CF36F0">
      <w:pPr>
        <w:pStyle w:val="Default"/>
        <w:ind w:firstLine="1440"/>
        <w:rPr>
          <w:sz w:val="22"/>
          <w:szCs w:val="22"/>
        </w:rPr>
      </w:pPr>
      <w:r>
        <w:rPr>
          <w:sz w:val="22"/>
          <w:szCs w:val="22"/>
        </w:rPr>
        <w:t xml:space="preserve">(iv) </w:t>
      </w:r>
      <w:r>
        <w:rPr>
          <w:sz w:val="22"/>
          <w:szCs w:val="22"/>
        </w:rPr>
        <w:tab/>
        <w:t>A transfer of more than (50%) of the Licensee’s equity interests eligible to vote, including any membership units or other interests issued by the Licensee on or after the execution of this Agreement</w:t>
      </w:r>
      <w:r w:rsidR="00E5704B">
        <w:rPr>
          <w:sz w:val="22"/>
          <w:szCs w:val="22"/>
        </w:rPr>
        <w:t>.</w:t>
      </w:r>
    </w:p>
    <w:p w14:paraId="51898261" w14:textId="53E93764" w:rsidR="006D6AF8" w:rsidRPr="006D6AF8" w:rsidRDefault="006D6AF8" w:rsidP="002A3E2B"/>
    <w:p w14:paraId="235BABC4" w14:textId="77777777" w:rsidR="003443C4" w:rsidRDefault="003443C4" w:rsidP="002A3E2B"/>
    <w:p w14:paraId="0ED94098" w14:textId="77777777" w:rsidR="003443C4" w:rsidRPr="0064707A" w:rsidRDefault="003443C4" w:rsidP="002A3E2B">
      <w:r>
        <w:tab/>
      </w:r>
      <w:r w:rsidR="007D7DD9">
        <w:t>Section 5</w:t>
      </w:r>
      <w:r w:rsidRPr="0064707A">
        <w:t>.</w:t>
      </w:r>
      <w:r w:rsidRPr="0064707A">
        <w:tab/>
      </w:r>
      <w:r w:rsidRPr="0064707A">
        <w:rPr>
          <w:u w:val="single"/>
        </w:rPr>
        <w:t>Recordkeeping</w:t>
      </w:r>
      <w:r w:rsidRPr="0064707A">
        <w:t>.</w:t>
      </w:r>
    </w:p>
    <w:p w14:paraId="3F8FB826" w14:textId="77777777" w:rsidR="003443C4" w:rsidRPr="0064707A" w:rsidRDefault="003443C4" w:rsidP="002A3E2B"/>
    <w:p w14:paraId="079854BD" w14:textId="10F99A1D" w:rsidR="003443C4" w:rsidRPr="0064707A" w:rsidRDefault="003443C4" w:rsidP="002A3E2B">
      <w:r w:rsidRPr="0064707A">
        <w:tab/>
      </w:r>
      <w:r w:rsidRPr="0064707A">
        <w:tab/>
        <w:t>A.</w:t>
      </w:r>
      <w:r w:rsidRPr="0064707A">
        <w:tab/>
        <w:t xml:space="preserve">Licensee and </w:t>
      </w:r>
      <w:r w:rsidR="00A8076A" w:rsidRPr="0064707A">
        <w:t xml:space="preserve">all </w:t>
      </w:r>
      <w:r w:rsidRPr="0064707A">
        <w:t>its sublicensee(s) shall keep books and records sufficient to verify the accuracy and completeness of Lic</w:t>
      </w:r>
      <w:r w:rsidR="00AB7D91" w:rsidRPr="0064707A">
        <w:t xml:space="preserve">ensee’s </w:t>
      </w:r>
      <w:r w:rsidR="00E149FE" w:rsidRPr="0064707A">
        <w:t>and</w:t>
      </w:r>
      <w:r w:rsidR="00E149FE">
        <w:t xml:space="preserve"> </w:t>
      </w:r>
      <w:r w:rsidR="00E149FE" w:rsidRPr="0064707A">
        <w:t>its</w:t>
      </w:r>
      <w:r w:rsidR="00AB7D91" w:rsidRPr="0064707A">
        <w:t xml:space="preserve"> sublicensee(s)’</w:t>
      </w:r>
      <w:r w:rsidRPr="0064707A">
        <w:t xml:space="preserve"> accounting referred to above, including</w:t>
      </w:r>
      <w:r w:rsidR="00A8076A" w:rsidRPr="0064707A">
        <w:t>,</w:t>
      </w:r>
      <w:r w:rsidRPr="0064707A">
        <w:t xml:space="preserve"> without limitation</w:t>
      </w:r>
      <w:r w:rsidR="00A8076A" w:rsidRPr="0064707A">
        <w:t>,</w:t>
      </w:r>
      <w:r w:rsidRPr="0064707A">
        <w:t xml:space="preserve"> inventory, </w:t>
      </w:r>
      <w:r w:rsidR="0064707A">
        <w:t xml:space="preserve">manufacturing and or </w:t>
      </w:r>
      <w:del w:id="48" w:author="Author">
        <w:r w:rsidR="0064707A" w:rsidDel="002A6612">
          <w:delText>third party</w:delText>
        </w:r>
      </w:del>
      <w:ins w:id="49" w:author="Author">
        <w:r w:rsidR="002A6612">
          <w:t>third-party</w:t>
        </w:r>
      </w:ins>
      <w:r w:rsidR="0064707A">
        <w:t xml:space="preserve"> </w:t>
      </w:r>
      <w:r w:rsidRPr="0064707A">
        <w:t>purchase</w:t>
      </w:r>
      <w:r w:rsidR="002D4325">
        <w:t xml:space="preserve"> invoices of Products as well as</w:t>
      </w:r>
      <w:r w:rsidRPr="0064707A">
        <w:t xml:space="preserve"> </w:t>
      </w:r>
      <w:r w:rsidR="002D4325">
        <w:t>sales</w:t>
      </w:r>
      <w:r w:rsidRPr="0064707A">
        <w:t xml:space="preserve"> invoice</w:t>
      </w:r>
      <w:r w:rsidR="002D4325">
        <w:t xml:space="preserve">s and </w:t>
      </w:r>
      <w:del w:id="50" w:author="Author">
        <w:r w:rsidR="002D4325" w:rsidDel="002A6612">
          <w:delText xml:space="preserve">shipping </w:delText>
        </w:r>
        <w:r w:rsidRPr="0064707A" w:rsidDel="002A6612">
          <w:delText xml:space="preserve"> records</w:delText>
        </w:r>
      </w:del>
      <w:ins w:id="51" w:author="Author">
        <w:r w:rsidR="002A6612">
          <w:t xml:space="preserve">shipping </w:t>
        </w:r>
        <w:r w:rsidR="002A6612" w:rsidRPr="0064707A">
          <w:t>records</w:t>
        </w:r>
      </w:ins>
      <w:r w:rsidRPr="0064707A">
        <w:t xml:space="preserve"> relating to the </w:t>
      </w:r>
      <w:r w:rsidR="00527721" w:rsidRPr="0064707A">
        <w:t>Products</w:t>
      </w:r>
      <w:r w:rsidR="002D4325">
        <w:t xml:space="preserve"> sold or transferred at no cost</w:t>
      </w:r>
      <w:r w:rsidR="00527721" w:rsidRPr="0064707A">
        <w:t xml:space="preserve">. </w:t>
      </w:r>
      <w:r w:rsidRPr="0064707A">
        <w:t>In addition, Licensee shall maintain documentation evidencing that Licensee or its sublicensee(s) are in fact pursuing the development of Products</w:t>
      </w:r>
      <w:r w:rsidR="00174317" w:rsidRPr="0064707A">
        <w:t xml:space="preserve"> including the documents referred to in Section 3,</w:t>
      </w:r>
      <w:r w:rsidRPr="0064707A">
        <w:t xml:space="preserve"> invoices for studies advancing the development of Products, laboratory notebooks, internal job cost records, and filings made to the Internal Revenue </w:t>
      </w:r>
      <w:r w:rsidR="00AB7D91" w:rsidRPr="0064707A">
        <w:t>Service</w:t>
      </w:r>
      <w:r w:rsidRPr="0064707A">
        <w:t xml:space="preserve"> to obtain tax credit, if available, for research and development of Products.  Such books and records shall be preserved for a period not less than six (6) years after they are created during and after the term of this Agreement.  </w:t>
      </w:r>
    </w:p>
    <w:p w14:paraId="79F77C59" w14:textId="77777777" w:rsidR="003443C4" w:rsidRPr="0064707A" w:rsidRDefault="003443C4" w:rsidP="002A3E2B"/>
    <w:p w14:paraId="266A4A2F" w14:textId="09E651E1" w:rsidR="003443C4" w:rsidRPr="0064707A" w:rsidRDefault="003443C4" w:rsidP="002A3E2B">
      <w:r w:rsidRPr="0064707A">
        <w:tab/>
      </w:r>
      <w:r w:rsidRPr="0064707A">
        <w:tab/>
        <w:t>B.</w:t>
      </w:r>
      <w:r w:rsidRPr="0064707A">
        <w:tab/>
        <w:t>Licensee and its sublicensee(s) shall take all steps necessary so that ISURF may within thirty (30) days of its request review and copy all the books and records</w:t>
      </w:r>
      <w:r w:rsidR="00A70665" w:rsidRPr="0064707A">
        <w:t xml:space="preserve"> of Licensee and its subcontractors</w:t>
      </w:r>
      <w:ins w:id="52" w:author="Author">
        <w:r w:rsidR="00313A1C">
          <w:t xml:space="preserve"> related to the Licensed Products or this Agreement</w:t>
        </w:r>
      </w:ins>
      <w:r w:rsidRPr="0064707A">
        <w:t xml:space="preserve"> to allow ISURF to verify the accuracy of Lic</w:t>
      </w:r>
      <w:r w:rsidR="00527721" w:rsidRPr="0064707A">
        <w:t>ensee’s and its sublicensee(s)’</w:t>
      </w:r>
      <w:r w:rsidRPr="0064707A">
        <w:t xml:space="preserve"> </w:t>
      </w:r>
      <w:r w:rsidR="00BB1841" w:rsidRPr="0064707A">
        <w:t>payments</w:t>
      </w:r>
      <w:r w:rsidRPr="0064707A">
        <w:t xml:space="preserve"> and Development Reports</w:t>
      </w:r>
      <w:r w:rsidR="00A70665" w:rsidRPr="0064707A">
        <w:t xml:space="preserve"> and compliance herewith</w:t>
      </w:r>
      <w:r w:rsidRPr="0064707A">
        <w:t>.  Such review may be performed by any employee of ISURF as well as by any attorney or registered CPA designated by ISURF, upon reasonable notice and during regular business hours</w:t>
      </w:r>
      <w:r w:rsidR="002D4325">
        <w:t xml:space="preserve"> at licensee’s or sublicensee’s place of business where such books and records are maintained</w:t>
      </w:r>
      <w:ins w:id="53" w:author="Author">
        <w:r w:rsidR="00313A1C">
          <w:t>, all at ISURF’s sole expense</w:t>
        </w:r>
      </w:ins>
      <w:r w:rsidRPr="0064707A">
        <w:t xml:space="preserve">. </w:t>
      </w:r>
      <w:r w:rsidR="00BB4CFB">
        <w:t>As applicable, s</w:t>
      </w:r>
      <w:r w:rsidR="00B0270F">
        <w:t xml:space="preserve">uch review will be according to </w:t>
      </w:r>
      <w:r w:rsidR="00B0270F" w:rsidRPr="00B0270F">
        <w:t xml:space="preserve">Generally Accepted Accounting Principles as accepted by the Securities Exchange Commission. </w:t>
      </w:r>
      <w:r w:rsidR="000C56A0">
        <w:t>ISURF’s rights under this section shall survive the expiration or termination of this Agreement for a period of one year.</w:t>
      </w:r>
    </w:p>
    <w:p w14:paraId="56ACBD9F" w14:textId="77777777" w:rsidR="003443C4" w:rsidRPr="0064707A" w:rsidRDefault="003443C4" w:rsidP="002A3E2B"/>
    <w:p w14:paraId="3BF360B7" w14:textId="4FAE16B0" w:rsidR="003443C4" w:rsidRPr="0064707A" w:rsidRDefault="003443C4" w:rsidP="002A3E2B">
      <w:r w:rsidRPr="0064707A">
        <w:tab/>
      </w:r>
      <w:r w:rsidRPr="0064707A">
        <w:tab/>
        <w:t>C.</w:t>
      </w:r>
      <w:r w:rsidRPr="0064707A">
        <w:tab/>
        <w:t>If a deficiency is determined, Licensee shall pay</w:t>
      </w:r>
      <w:r w:rsidR="00C13B1D" w:rsidRPr="0064707A">
        <w:t xml:space="preserve"> or perform</w:t>
      </w:r>
      <w:r w:rsidRPr="0064707A">
        <w:t xml:space="preserve"> the deficiency outstanding within thirty (30) days of receiving written notice thereof</w:t>
      </w:r>
      <w:ins w:id="54" w:author="Author">
        <w:r w:rsidR="00313A1C">
          <w:t xml:space="preserve"> or such other </w:t>
        </w:r>
        <w:proofErr w:type="gramStart"/>
        <w:r w:rsidR="00313A1C">
          <w:t>time period</w:t>
        </w:r>
        <w:proofErr w:type="gramEnd"/>
        <w:r w:rsidR="00313A1C">
          <w:t xml:space="preserve"> mutually agreed upon by the Parties</w:t>
        </w:r>
      </w:ins>
      <w:r w:rsidR="00B16933">
        <w:t>.  Any deficiency</w:t>
      </w:r>
      <w:ins w:id="55" w:author="Author">
        <w:r w:rsidR="00313A1C">
          <w:t xml:space="preserve"> in payments owed to ISURF</w:t>
        </w:r>
      </w:ins>
      <w:r w:rsidR="00B16933">
        <w:t xml:space="preserve"> will include</w:t>
      </w:r>
      <w:r w:rsidR="002D4325">
        <w:t xml:space="preserve"> interest accrued from the date the payment was due</w:t>
      </w:r>
      <w:r w:rsidRPr="0064707A">
        <w:t xml:space="preserve"> as described in Section 4E(</w:t>
      </w:r>
      <w:proofErr w:type="spellStart"/>
      <w:r w:rsidRPr="0064707A">
        <w:t>i</w:t>
      </w:r>
      <w:proofErr w:type="spellEnd"/>
      <w:r w:rsidRPr="0064707A">
        <w:t>)</w:t>
      </w:r>
      <w:ins w:id="56" w:author="Author">
        <w:r w:rsidR="00313A1C" w:rsidRPr="00313A1C">
          <w:t xml:space="preserve"> </w:t>
        </w:r>
        <w:r w:rsidR="00313A1C">
          <w:t>at the rate of the lesser of one and one-half percent (1.5%) per month or the maximum amount allowed under applicable law</w:t>
        </w:r>
      </w:ins>
      <w:r w:rsidRPr="0064707A">
        <w:t>.</w:t>
      </w:r>
    </w:p>
    <w:p w14:paraId="02D2322A" w14:textId="77777777" w:rsidR="003443C4" w:rsidRPr="0064707A" w:rsidRDefault="003443C4" w:rsidP="002A3E2B"/>
    <w:p w14:paraId="54DB1507" w14:textId="565AC99A" w:rsidR="003443C4" w:rsidRDefault="003443C4" w:rsidP="002A3E2B">
      <w:r w:rsidRPr="0064707A">
        <w:tab/>
      </w:r>
      <w:r w:rsidRPr="0064707A">
        <w:tab/>
        <w:t>D.</w:t>
      </w:r>
      <w:r w:rsidRPr="0064707A">
        <w:tab/>
        <w:t>If a payment deficiency for a calendar year</w:t>
      </w:r>
      <w:r w:rsidR="00FB2539">
        <w:t xml:space="preserve"> within the years under review,</w:t>
      </w:r>
      <w:r w:rsidRPr="0064707A">
        <w:t xml:space="preserve"> exceeds the lesser of </w:t>
      </w:r>
      <w:del w:id="57" w:author="Author">
        <w:r w:rsidRPr="0064707A" w:rsidDel="00313A1C">
          <w:delText xml:space="preserve">five </w:delText>
        </w:r>
      </w:del>
      <w:ins w:id="58" w:author="Author">
        <w:r w:rsidR="00313A1C">
          <w:t xml:space="preserve">ten </w:t>
        </w:r>
      </w:ins>
      <w:r w:rsidRPr="0064707A">
        <w:t>percent (</w:t>
      </w:r>
      <w:ins w:id="59" w:author="Author">
        <w:r w:rsidR="00313A1C">
          <w:t>10</w:t>
        </w:r>
      </w:ins>
      <w:del w:id="60" w:author="Author">
        <w:r w:rsidRPr="0064707A" w:rsidDel="00313A1C">
          <w:delText>5</w:delText>
        </w:r>
      </w:del>
      <w:r w:rsidRPr="0064707A">
        <w:t xml:space="preserve">%) of the </w:t>
      </w:r>
      <w:r w:rsidR="0057713E" w:rsidRPr="0064707A">
        <w:t xml:space="preserve">amount </w:t>
      </w:r>
      <w:r w:rsidRPr="0064707A">
        <w:t xml:space="preserve">paid for that year or </w:t>
      </w:r>
      <w:r w:rsidR="00F35926">
        <w:t>$</w:t>
      </w:r>
      <w:del w:id="61" w:author="Author">
        <w:r w:rsidR="00F35926" w:rsidDel="00313A1C">
          <w:delText>10</w:delText>
        </w:r>
      </w:del>
      <w:ins w:id="62" w:author="Author">
        <w:r w:rsidR="00313A1C">
          <w:t>50</w:t>
        </w:r>
      </w:ins>
      <w:r w:rsidR="00F35926">
        <w:t>,000</w:t>
      </w:r>
      <w:r w:rsidRPr="0064707A">
        <w:t xml:space="preserve">, then Licensee or its sublicensee(s) shall be responsible for paying ISURF’s </w:t>
      </w:r>
      <w:ins w:id="63" w:author="Author">
        <w:r w:rsidR="00313A1C">
          <w:t xml:space="preserve">reasonable </w:t>
        </w:r>
      </w:ins>
      <w:r w:rsidRPr="0064707A">
        <w:t>out</w:t>
      </w:r>
      <w:r w:rsidRPr="0064707A">
        <w:noBreakHyphen/>
        <w:t>of</w:t>
      </w:r>
      <w:r w:rsidRPr="0064707A">
        <w:noBreakHyphen/>
        <w:t>pocket expenses incurred with respect to such review</w:t>
      </w:r>
      <w:r w:rsidR="00FB2539">
        <w:t>,</w:t>
      </w:r>
      <w:r w:rsidR="004A350B">
        <w:t xml:space="preserve"> including</w:t>
      </w:r>
      <w:r w:rsidR="00FB2539">
        <w:t xml:space="preserve">, but not be limited to payment of independent auditors costs and </w:t>
      </w:r>
      <w:ins w:id="64" w:author="Author">
        <w:r w:rsidR="00313A1C">
          <w:t xml:space="preserve">reasonable </w:t>
        </w:r>
      </w:ins>
      <w:r w:rsidR="00FB2539">
        <w:t>out-of-pocket travel costs</w:t>
      </w:r>
      <w:r w:rsidRPr="0064707A">
        <w:t>.</w:t>
      </w:r>
    </w:p>
    <w:p w14:paraId="73C287FB" w14:textId="77777777" w:rsidR="003443C4" w:rsidRDefault="003443C4" w:rsidP="002A3E2B"/>
    <w:p w14:paraId="08E7A23F" w14:textId="77777777" w:rsidR="003443C4" w:rsidRDefault="007D7DD9" w:rsidP="002A3E2B">
      <w:r>
        <w:tab/>
        <w:t>Section 6</w:t>
      </w:r>
      <w:r w:rsidR="003443C4">
        <w:t>.</w:t>
      </w:r>
      <w:r w:rsidR="003443C4">
        <w:tab/>
      </w:r>
      <w:r w:rsidR="003443C4">
        <w:rPr>
          <w:u w:val="single"/>
        </w:rPr>
        <w:t>Term and Termination</w:t>
      </w:r>
      <w:r w:rsidR="003443C4">
        <w:t>.</w:t>
      </w:r>
    </w:p>
    <w:p w14:paraId="3947FA51" w14:textId="77777777" w:rsidR="003443C4" w:rsidRDefault="003443C4" w:rsidP="002A3E2B"/>
    <w:p w14:paraId="195ACE71" w14:textId="77777777" w:rsidR="003443C4" w:rsidRDefault="003443C4" w:rsidP="002A3E2B">
      <w:r>
        <w:tab/>
      </w:r>
      <w:r>
        <w:tab/>
        <w:t>A.</w:t>
      </w:r>
      <w:r>
        <w:tab/>
        <w:t xml:space="preserve">The term of this license shall begin on the Effective Date of this Agreement and continue until this Agreement is terminated as provided herein or until the </w:t>
      </w:r>
      <w:r w:rsidR="0019420B">
        <w:t xml:space="preserve">date that the </w:t>
      </w:r>
      <w:r w:rsidR="00A8076A">
        <w:t xml:space="preserve">last </w:t>
      </w:r>
      <w:r w:rsidR="0019420B">
        <w:t xml:space="preserve">patent </w:t>
      </w:r>
      <w:r w:rsidR="00A8076A">
        <w:t xml:space="preserve">of the </w:t>
      </w:r>
      <w:r>
        <w:t>Licensed Patent</w:t>
      </w:r>
      <w:r w:rsidR="00A8076A">
        <w:t>s</w:t>
      </w:r>
      <w:r w:rsidR="00717191">
        <w:t xml:space="preserve"> expires</w:t>
      </w:r>
      <w:r>
        <w:t>.</w:t>
      </w:r>
      <w:r w:rsidR="00820CAD">
        <w:t xml:space="preserve">  Upon the expiration or termination of this Agreement, all rights granted herein shall immediately revert to ISURF.</w:t>
      </w:r>
    </w:p>
    <w:p w14:paraId="4BAE96CC" w14:textId="77777777" w:rsidR="003443C4" w:rsidRDefault="003443C4" w:rsidP="002A3E2B"/>
    <w:p w14:paraId="03DBF079" w14:textId="60B6FF48" w:rsidR="003443C4" w:rsidRDefault="003443C4" w:rsidP="002A3E2B">
      <w:r>
        <w:lastRenderedPageBreak/>
        <w:tab/>
      </w:r>
      <w:r>
        <w:tab/>
        <w:t>B.</w:t>
      </w:r>
      <w:r>
        <w:tab/>
        <w:t xml:space="preserve">Licensee may terminate this Agreement at any time by giving at least ninety (90) </w:t>
      </w:r>
      <w:del w:id="65" w:author="Author">
        <w:r w:rsidDel="00313A1C">
          <w:delText xml:space="preserve"> </w:delText>
        </w:r>
      </w:del>
      <w:r>
        <w:t>days written and unambiguous notice of such termination to ISURF.  Such a notice shall be accompanied by a statement of the reasons for termination.</w:t>
      </w:r>
    </w:p>
    <w:p w14:paraId="27A4F5B3" w14:textId="77777777" w:rsidR="003443C4" w:rsidRDefault="003443C4" w:rsidP="002A3E2B"/>
    <w:p w14:paraId="7E72A027" w14:textId="45729A0D" w:rsidR="003443C4" w:rsidRDefault="003443C4" w:rsidP="002A3E2B">
      <w:r>
        <w:tab/>
      </w:r>
      <w:r>
        <w:tab/>
        <w:t>C.</w:t>
      </w:r>
      <w:r>
        <w:tab/>
        <w:t xml:space="preserve">ISURF may terminate this Agreement </w:t>
      </w:r>
      <w:r w:rsidR="00B2186B">
        <w:t xml:space="preserve">at </w:t>
      </w:r>
      <w:r w:rsidR="00820CAD">
        <w:t xml:space="preserve">any time </w:t>
      </w:r>
      <w:r w:rsidR="006E7106">
        <w:t>upon notice after</w:t>
      </w:r>
      <w:r w:rsidR="008D46D2">
        <w:t xml:space="preserve"> </w:t>
      </w:r>
      <w:r>
        <w:t>giving Licensee at least ninety (90) days written notice if</w:t>
      </w:r>
      <w:r w:rsidR="00147B77">
        <w:t>: (</w:t>
      </w:r>
      <w:proofErr w:type="spellStart"/>
      <w:r w:rsidR="00147B77">
        <w:t>i</w:t>
      </w:r>
      <w:proofErr w:type="spellEnd"/>
      <w:r w:rsidR="00147B77">
        <w:t>)</w:t>
      </w:r>
      <w:r>
        <w:t xml:space="preserve"> </w:t>
      </w:r>
      <w:r w:rsidRPr="00BB4CFB">
        <w:t xml:space="preserve">the Date of First Commercial Sale does not occur on or before </w:t>
      </w:r>
      <w:r w:rsidR="00456F79" w:rsidRPr="00BB4CFB">
        <w:t xml:space="preserve">31 December </w:t>
      </w:r>
      <w:r w:rsidRPr="00BB4CFB">
        <w:t>20</w:t>
      </w:r>
      <w:r w:rsidR="00456F79" w:rsidRPr="00BB4CFB">
        <w:t>2</w:t>
      </w:r>
      <w:r w:rsidR="00E149FE">
        <w:t>4</w:t>
      </w:r>
      <w:r w:rsidR="00147B77" w:rsidRPr="00BB4CFB">
        <w:t>;</w:t>
      </w:r>
      <w:r w:rsidR="00147B77">
        <w:t xml:space="preserve"> or (ii) payment of earned royalties under Sections 2 and 4</w:t>
      </w:r>
      <w:r w:rsidR="00D47AEF">
        <w:t>B</w:t>
      </w:r>
      <w:r w:rsidR="00147B77">
        <w:t xml:space="preserve"> cease for more than two (2) years after the Date of First Commercial Sale</w:t>
      </w:r>
      <w:r>
        <w:t>.</w:t>
      </w:r>
    </w:p>
    <w:p w14:paraId="0E76E6FE" w14:textId="77777777" w:rsidR="003443C4" w:rsidRDefault="003443C4" w:rsidP="002A3E2B"/>
    <w:p w14:paraId="02884444" w14:textId="77777777" w:rsidR="004449E3" w:rsidRDefault="003443C4" w:rsidP="002A3E2B">
      <w:r>
        <w:tab/>
      </w:r>
      <w:r>
        <w:tab/>
      </w:r>
      <w:bookmarkStart w:id="66" w:name="OLE_LINK1"/>
      <w:bookmarkStart w:id="67" w:name="OLE_LINK2"/>
      <w:r w:rsidR="00092211">
        <w:t>D</w:t>
      </w:r>
      <w:r>
        <w:t>.</w:t>
      </w:r>
      <w:r>
        <w:tab/>
      </w:r>
      <w:r w:rsidR="004449E3" w:rsidRPr="004449E3">
        <w:t>ISU</w:t>
      </w:r>
      <w:r w:rsidR="006E7106">
        <w:t>RF may terminate this Agreement</w:t>
      </w:r>
      <w:r w:rsidR="004449E3" w:rsidRPr="004449E3">
        <w:t xml:space="preserve"> at </w:t>
      </w:r>
      <w:r w:rsidR="008D46D2">
        <w:t>an</w:t>
      </w:r>
      <w:r w:rsidR="00820CAD">
        <w:t>y time</w:t>
      </w:r>
      <w:r w:rsidR="006E7106">
        <w:t xml:space="preserve"> upon notice after</w:t>
      </w:r>
      <w:r w:rsidR="008D46D2">
        <w:t xml:space="preserve"> </w:t>
      </w:r>
      <w:r w:rsidR="00820CAD">
        <w:t>giving Lic</w:t>
      </w:r>
      <w:r w:rsidR="006E7106">
        <w:t>en</w:t>
      </w:r>
      <w:r w:rsidR="00820CAD">
        <w:t>see</w:t>
      </w:r>
      <w:r w:rsidR="004449E3" w:rsidRPr="004449E3">
        <w:t xml:space="preserve"> thirty</w:t>
      </w:r>
      <w:r w:rsidR="006E7106">
        <w:t xml:space="preserve"> (30) days written notice</w:t>
      </w:r>
      <w:r w:rsidR="004449E3" w:rsidRPr="004449E3">
        <w:t xml:space="preserve"> if Licensee: </w:t>
      </w:r>
    </w:p>
    <w:p w14:paraId="40AF9BB3" w14:textId="77777777" w:rsidR="00D05CEB" w:rsidRPr="004449E3" w:rsidRDefault="00D05CEB" w:rsidP="002A3E2B"/>
    <w:p w14:paraId="2BF5084F" w14:textId="4153C625" w:rsidR="004449E3" w:rsidRDefault="004449E3" w:rsidP="002A3E2B">
      <w:r w:rsidRPr="004449E3">
        <w:t xml:space="preserve">                </w:t>
      </w:r>
      <w:r w:rsidR="00140692">
        <w:tab/>
      </w:r>
      <w:r w:rsidRPr="004449E3">
        <w:t>(</w:t>
      </w:r>
      <w:proofErr w:type="spellStart"/>
      <w:r w:rsidRPr="004449E3">
        <w:t>i</w:t>
      </w:r>
      <w:proofErr w:type="spellEnd"/>
      <w:r w:rsidRPr="004449E3">
        <w:t>)     fails to make any payments to ISURF when due and thereafter fails to make all such payments to ISURF</w:t>
      </w:r>
      <w:del w:id="68" w:author="Author">
        <w:r w:rsidRPr="004449E3" w:rsidDel="00313A1C">
          <w:delText>, plus interest as provided herein,</w:delText>
        </w:r>
      </w:del>
      <w:r w:rsidRPr="004449E3">
        <w:t xml:space="preserve"> within said thirty (30) day notice period; or</w:t>
      </w:r>
    </w:p>
    <w:p w14:paraId="724C86DA" w14:textId="77777777" w:rsidR="00D05CEB" w:rsidRPr="004449E3" w:rsidRDefault="00D05CEB" w:rsidP="002A3E2B"/>
    <w:p w14:paraId="7CDE5652" w14:textId="423E4016" w:rsidR="00B31037" w:rsidRDefault="004449E3" w:rsidP="002A3E2B">
      <w:r w:rsidRPr="004449E3">
        <w:t>     </w:t>
      </w:r>
      <w:r w:rsidRPr="0041198C">
        <w:t>          </w:t>
      </w:r>
      <w:r w:rsidR="00140692" w:rsidRPr="0041198C">
        <w:tab/>
      </w:r>
      <w:r w:rsidRPr="0041198C">
        <w:t xml:space="preserve">(ii)   or its sublicensee(s) directly or indirectly bring any action or proceeding against ISURF or Iowa State University, pertaining to </w:t>
      </w:r>
      <w:r w:rsidR="00F757A7">
        <w:t>Licensed Patents</w:t>
      </w:r>
      <w:r w:rsidRPr="0041198C">
        <w:t xml:space="preserve">.  </w:t>
      </w:r>
      <w:r w:rsidRPr="00140692">
        <w:t>In the event ISURF is one of the prevailing parties in such action</w:t>
      </w:r>
      <w:ins w:id="69" w:author="Author">
        <w:r w:rsidR="00313A1C">
          <w:t xml:space="preserve"> brought by Licensee</w:t>
        </w:r>
      </w:ins>
      <w:r w:rsidRPr="00140692">
        <w:t xml:space="preserve">, Licensee agrees, </w:t>
      </w:r>
      <w:proofErr w:type="gramStart"/>
      <w:r w:rsidRPr="00140692">
        <w:t>whether or not</w:t>
      </w:r>
      <w:proofErr w:type="gramEnd"/>
      <w:r w:rsidRPr="00140692">
        <w:t xml:space="preserve"> this Agreement remains in full force and effect, to promptly reimburse ISURF for all costs and expenses, including reasonable attorneys’ fees and court costs associated therewith at the conclusion of such action. </w:t>
      </w:r>
      <w:r w:rsidRPr="004449E3">
        <w:t xml:space="preserve"> </w:t>
      </w:r>
    </w:p>
    <w:bookmarkEnd w:id="66"/>
    <w:bookmarkEnd w:id="67"/>
    <w:p w14:paraId="78A2952D" w14:textId="77777777" w:rsidR="0041198C" w:rsidRDefault="0041198C" w:rsidP="002A3E2B"/>
    <w:p w14:paraId="1041D643" w14:textId="77777777" w:rsidR="003443C4" w:rsidRDefault="003443C4" w:rsidP="002A3E2B">
      <w:r>
        <w:tab/>
      </w:r>
      <w:r>
        <w:tab/>
        <w:t>E.</w:t>
      </w:r>
      <w:r>
        <w:tab/>
        <w:t xml:space="preserve">ISURF may terminate this Agreement, </w:t>
      </w:r>
      <w:r w:rsidR="00820CAD">
        <w:t>at any time upon notice after giving Licensee ninety (90) days written notice</w:t>
      </w:r>
      <w:r>
        <w:t xml:space="preserve"> if Licensee defaults in the performance of any material obligations </w:t>
      </w:r>
      <w:r w:rsidR="00820CAD">
        <w:t xml:space="preserve">or otherwise breaches any term </w:t>
      </w:r>
      <w:r>
        <w:t xml:space="preserve">under this Agreement (other than as provided in Section </w:t>
      </w:r>
      <w:r w:rsidR="00B35CFB">
        <w:t>6</w:t>
      </w:r>
      <w:r>
        <w:t xml:space="preserve">D above, which </w:t>
      </w:r>
      <w:r w:rsidR="00820CAD">
        <w:t xml:space="preserve">time frame for notice and cure </w:t>
      </w:r>
      <w:r>
        <w:t xml:space="preserve">shall take precedence over any other default), and </w:t>
      </w:r>
      <w:r w:rsidR="00820CAD">
        <w:t>fails to cure such</w:t>
      </w:r>
      <w:r>
        <w:t xml:space="preserve"> default</w:t>
      </w:r>
      <w:r w:rsidR="00820CAD">
        <w:t xml:space="preserve"> and/or breach before the expiration of said </w:t>
      </w:r>
      <w:r w:rsidR="002C3DF2">
        <w:t xml:space="preserve">ninety (90) day </w:t>
      </w:r>
      <w:r w:rsidR="00820CAD">
        <w:t>notice period.</w:t>
      </w:r>
    </w:p>
    <w:p w14:paraId="48C58601" w14:textId="77777777" w:rsidR="003443C4" w:rsidRDefault="003443C4" w:rsidP="002A3E2B"/>
    <w:p w14:paraId="5CB2C102" w14:textId="77777777" w:rsidR="00616FFB" w:rsidRDefault="003443C4" w:rsidP="002A3E2B">
      <w:r>
        <w:tab/>
      </w:r>
      <w:r>
        <w:tab/>
        <w:t>F.</w:t>
      </w:r>
      <w:r>
        <w:tab/>
      </w:r>
      <w:r w:rsidR="00B2186B">
        <w:t>This Agreement will automatically</w:t>
      </w:r>
      <w:r>
        <w:t xml:space="preserve"> terminate </w:t>
      </w:r>
      <w:r w:rsidR="00B2186B">
        <w:t>immediately</w:t>
      </w:r>
      <w:r w:rsidR="00DA30DB">
        <w:t xml:space="preserve"> and without notice</w:t>
      </w:r>
      <w:r>
        <w:t xml:space="preserve"> if Licensee is declared insolvent or bankrupt by a court of competent jurisdiction, or a voluntary petition of bankruptcy is filed in any court of competent jurisdiction by Licensee, or Licensee makes or executes an assignment of its rights for the benefit of creditors</w:t>
      </w:r>
      <w:r w:rsidR="00616FFB">
        <w:t>.</w:t>
      </w:r>
    </w:p>
    <w:p w14:paraId="50A3521A" w14:textId="77777777" w:rsidR="00616FFB" w:rsidRDefault="00616FFB" w:rsidP="002A3E2B"/>
    <w:p w14:paraId="24918A43" w14:textId="44DB971D" w:rsidR="003443C4" w:rsidRDefault="003443C4" w:rsidP="002A3E2B">
      <w:r>
        <w:tab/>
      </w:r>
      <w:r>
        <w:tab/>
        <w:t>G.</w:t>
      </w:r>
      <w:r>
        <w:tab/>
        <w:t xml:space="preserve">Upon the </w:t>
      </w:r>
      <w:r w:rsidR="00A14C95">
        <w:t xml:space="preserve">expiration or </w:t>
      </w:r>
      <w:r>
        <w:t xml:space="preserve">termination of this Agreement, Licensee and its sublicensee(s) shall remain obligated to provide an accounting for and to pay </w:t>
      </w:r>
      <w:r w:rsidR="008E5035">
        <w:t xml:space="preserve">all amounts due, including </w:t>
      </w:r>
      <w:r>
        <w:t xml:space="preserve">royalties earned up to the date of the </w:t>
      </w:r>
      <w:r w:rsidR="00A14C95">
        <w:t xml:space="preserve">expiration or </w:t>
      </w:r>
      <w:r>
        <w:t xml:space="preserve">termination and any minimum royalties </w:t>
      </w:r>
      <w:r w:rsidR="008E5035">
        <w:t xml:space="preserve">accrued prior thereto within </w:t>
      </w:r>
      <w:r w:rsidR="00CB0106">
        <w:t xml:space="preserve">thirty (30) </w:t>
      </w:r>
      <w:r w:rsidR="008E5035">
        <w:t>days from such expiration or termination.</w:t>
      </w:r>
      <w:r>
        <w:t xml:space="preserve">  </w:t>
      </w:r>
      <w:r w:rsidR="000606AE">
        <w:t xml:space="preserve">As of the date of termination </w:t>
      </w:r>
      <w:r w:rsidR="000C56A0">
        <w:t xml:space="preserve">of </w:t>
      </w:r>
      <w:r w:rsidR="000606AE">
        <w:t xml:space="preserve">this Agreement, Licensee will provide to ISURF a certificate of Product inventory on hand </w:t>
      </w:r>
      <w:r w:rsidR="000C56A0">
        <w:t xml:space="preserve">of </w:t>
      </w:r>
      <w:r w:rsidR="000606AE">
        <w:t xml:space="preserve">both Licensee and its sublicensees </w:t>
      </w:r>
      <w:r w:rsidR="00B424D4">
        <w:t>including any in the process of manufacture</w:t>
      </w:r>
      <w:r w:rsidR="000606AE">
        <w:t>. This certificate will be signed by an officer of the Licensee and delivered to ISURF within thirty (30) days of expiration or termination.  In addition</w:t>
      </w:r>
      <w:ins w:id="70" w:author="Author">
        <w:r w:rsidR="00313A1C">
          <w:t>,</w:t>
        </w:r>
      </w:ins>
      <w:r w:rsidR="000606AE">
        <w:t xml:space="preserve"> </w:t>
      </w:r>
      <w:ins w:id="71" w:author="Author">
        <w:r w:rsidR="00313A1C">
          <w:t xml:space="preserve">if Licensee fails to deliver such remaining Products to ISURF or its designee, </w:t>
        </w:r>
      </w:ins>
      <w:r w:rsidR="000606AE">
        <w:t>the quantities on hand as of the termination date will be valued at the average gross sales price per unit for the month ending prior to the termination and the applicable royalty will be paid to ISURF within thirty (30) days of expiration or termination.</w:t>
      </w:r>
    </w:p>
    <w:p w14:paraId="7E71E582" w14:textId="77777777" w:rsidR="003443C4" w:rsidRDefault="003443C4" w:rsidP="002A3E2B"/>
    <w:p w14:paraId="727E9CC4" w14:textId="77777777" w:rsidR="003443C4" w:rsidRDefault="003443C4" w:rsidP="002A3E2B">
      <w:r>
        <w:tab/>
      </w:r>
      <w:r>
        <w:tab/>
        <w:t>H.</w:t>
      </w:r>
      <w:r>
        <w:tab/>
      </w:r>
      <w:r w:rsidR="002E20E4">
        <w:t>The delay or failure to assert a right or to insist upon compliance with any term or condition of this Agreement, or the waiver by either Party of a single breach or default, or a succession of breaches or defaults, shall not deprive such</w:t>
      </w:r>
      <w:r w:rsidR="00DA281A">
        <w:t xml:space="preserve"> Party of any right or ability to insist on compliance with any other term or condition of this Agreement, to terminate this Agreement in the event of any subsequent breach or default, or excuse the performance of the other Party. A valid waiver must be executed in writing and signed by the Party granting the waiver.</w:t>
      </w:r>
    </w:p>
    <w:p w14:paraId="7E5104CF" w14:textId="77777777" w:rsidR="003443C4" w:rsidRDefault="003443C4" w:rsidP="002A3E2B"/>
    <w:p w14:paraId="053271EA" w14:textId="592098A9" w:rsidR="003443C4" w:rsidRDefault="003443C4" w:rsidP="002A3E2B">
      <w:r>
        <w:tab/>
      </w:r>
      <w:r>
        <w:tab/>
        <w:t>I.</w:t>
      </w:r>
      <w:r>
        <w:tab/>
        <w:t xml:space="preserve">The </w:t>
      </w:r>
      <w:r w:rsidR="00A14C95">
        <w:t xml:space="preserve">expiration or </w:t>
      </w:r>
      <w:r>
        <w:t>termination of this Agreement, for any reason whatsoever, shall not affect the</w:t>
      </w:r>
      <w:r w:rsidR="00D438C7">
        <w:t xml:space="preserve"> rights of </w:t>
      </w:r>
      <w:del w:id="72" w:author="Author">
        <w:r w:rsidR="00D438C7" w:rsidDel="00313A1C">
          <w:delText xml:space="preserve">ISURF </w:delText>
        </w:r>
      </w:del>
      <w:r w:rsidR="00D438C7">
        <w:t>or</w:t>
      </w:r>
      <w:r>
        <w:t xml:space="preserve"> liability or obligation of </w:t>
      </w:r>
      <w:del w:id="73" w:author="Author">
        <w:r w:rsidR="00D438C7" w:rsidDel="00313A1C">
          <w:delText>Licensee</w:delText>
        </w:r>
        <w:r w:rsidDel="00313A1C">
          <w:delText xml:space="preserve"> </w:delText>
        </w:r>
      </w:del>
      <w:ins w:id="74" w:author="Author">
        <w:r w:rsidR="00313A1C">
          <w:t xml:space="preserve">a Party </w:t>
        </w:r>
      </w:ins>
      <w:r>
        <w:t xml:space="preserve">which shall have accrued prior to </w:t>
      </w:r>
      <w:r w:rsidR="00A14C95">
        <w:t xml:space="preserve">expiration or </w:t>
      </w:r>
      <w:r>
        <w:t xml:space="preserve">termination (including without limitation any liability for loss or damage on account of </w:t>
      </w:r>
      <w:r w:rsidR="00D438C7">
        <w:t xml:space="preserve">default or </w:t>
      </w:r>
      <w:r>
        <w:t xml:space="preserve">breach), nor shall it affect any provisions hereof which contemplate performance by or continuing obligations of a Party following the </w:t>
      </w:r>
      <w:r w:rsidR="00A14C95">
        <w:t xml:space="preserve">expiration or </w:t>
      </w:r>
      <w:r>
        <w:t xml:space="preserve">termination hereof, including, </w:t>
      </w:r>
      <w:r>
        <w:lastRenderedPageBreak/>
        <w:t>but not limited to, Section</w:t>
      </w:r>
      <w:r w:rsidR="005B670D">
        <w:t>s</w:t>
      </w:r>
      <w:r>
        <w:t xml:space="preserve"> 1</w:t>
      </w:r>
      <w:r w:rsidR="00246FF3">
        <w:t>2</w:t>
      </w:r>
      <w:r>
        <w:t xml:space="preserve"> and 1</w:t>
      </w:r>
      <w:r w:rsidR="00422008">
        <w:t>8</w:t>
      </w:r>
      <w:r>
        <w:t xml:space="preserve"> of this Agreement.  </w:t>
      </w:r>
      <w:r w:rsidR="00D438C7">
        <w:t xml:space="preserve">Terms which contemplate performance </w:t>
      </w:r>
      <w:proofErr w:type="gramStart"/>
      <w:r w:rsidR="00D438C7">
        <w:t>by</w:t>
      </w:r>
      <w:proofErr w:type="gramEnd"/>
      <w:r w:rsidR="00D438C7">
        <w:t xml:space="preserve"> or continuing obligations of a Party shall survive the expiration or termination of this Agreement until their purposes are fulfilled.  </w:t>
      </w:r>
    </w:p>
    <w:p w14:paraId="7B48C318" w14:textId="77777777" w:rsidR="003443C4" w:rsidRDefault="003443C4" w:rsidP="002A3E2B"/>
    <w:p w14:paraId="31716C8D" w14:textId="77777777" w:rsidR="003443C4" w:rsidRDefault="003443C4" w:rsidP="002A3E2B">
      <w:r>
        <w:tab/>
        <w:t xml:space="preserve">Section </w:t>
      </w:r>
      <w:r w:rsidR="007D7DD9">
        <w:t>7</w:t>
      </w:r>
      <w:r>
        <w:t>.</w:t>
      </w:r>
      <w:r>
        <w:tab/>
      </w:r>
      <w:r w:rsidR="00B46A37">
        <w:rPr>
          <w:u w:val="single"/>
        </w:rPr>
        <w:t>Transferability.</w:t>
      </w:r>
    </w:p>
    <w:p w14:paraId="675E2860" w14:textId="77777777" w:rsidR="003443C4" w:rsidRDefault="00B074CD" w:rsidP="00B074CD">
      <w:pPr>
        <w:tabs>
          <w:tab w:val="clear" w:pos="720"/>
          <w:tab w:val="clear" w:pos="1440"/>
          <w:tab w:val="clear" w:pos="2160"/>
          <w:tab w:val="clear" w:pos="2880"/>
          <w:tab w:val="clear" w:pos="4680"/>
          <w:tab w:val="left" w:pos="3456"/>
        </w:tabs>
      </w:pPr>
      <w:r>
        <w:tab/>
      </w:r>
    </w:p>
    <w:p w14:paraId="223FCBD6" w14:textId="12B78D77" w:rsidR="00B50118" w:rsidRPr="003D462C" w:rsidRDefault="003443C4" w:rsidP="002A3E2B">
      <w:r>
        <w:tab/>
      </w:r>
      <w:r w:rsidR="00B50118" w:rsidRPr="00B50118">
        <w:t>This Agreement shall not be assign</w:t>
      </w:r>
      <w:r w:rsidR="00B50118">
        <w:t>ed</w:t>
      </w:r>
      <w:r w:rsidR="00B50118" w:rsidRPr="00B50118">
        <w:t xml:space="preserve"> or otherwise transfer</w:t>
      </w:r>
      <w:r w:rsidR="00B50118">
        <w:t>red</w:t>
      </w:r>
      <w:r w:rsidR="00B50118" w:rsidRPr="00B50118">
        <w:t xml:space="preserve"> by either Party without the consent of the other, except that each Party may, without such consent, assign this Agreement to </w:t>
      </w:r>
      <w:r w:rsidR="00B50118">
        <w:t>an Affiliate</w:t>
      </w:r>
      <w:ins w:id="75" w:author="Author">
        <w:r w:rsidR="00313A1C">
          <w:t>,</w:t>
        </w:r>
      </w:ins>
      <w:del w:id="76" w:author="Author">
        <w:r w:rsidR="00B50118" w:rsidDel="00313A1C">
          <w:delText xml:space="preserve"> or</w:delText>
        </w:r>
      </w:del>
      <w:r w:rsidR="00B50118">
        <w:t xml:space="preserve"> </w:t>
      </w:r>
      <w:r w:rsidR="00B50118" w:rsidRPr="00B50118">
        <w:t xml:space="preserve">any purchaser of all or substantially all of the assets to which the Agreement pertains, </w:t>
      </w:r>
      <w:ins w:id="77" w:author="Author">
        <w:r w:rsidR="00313A1C">
          <w:t xml:space="preserve">or </w:t>
        </w:r>
      </w:ins>
      <w:r w:rsidR="00B50118" w:rsidRPr="00B50118">
        <w:t xml:space="preserve">to any successor corporation that results from reincorporation, merger or consolidation of such Party with or into such purchaser or such corporation; provided, however, that such right to transfer or assign without ISURF's consent shall terminate if the purchaser or corporation to which this Agreement is assigned or transferred under this section is not or becomes no longer an </w:t>
      </w:r>
      <w:r w:rsidR="00B50118">
        <w:t>Affiliate.  T</w:t>
      </w:r>
      <w:r w:rsidR="00B50118" w:rsidRPr="00B50118">
        <w:t>his Agreement shall be binding on the Parties, and their successors and assigns and inure to the benefit of the Parties and their permitted successors and assigns.  The representations, warranties, covenants, and undertakings contained in this Agreement are for the sole benefit of the Parties and their permitted successors and assigns and shall not be construed as conferring any rights on any third party</w:t>
      </w:r>
      <w:r w:rsidR="003D462C">
        <w:t>.</w:t>
      </w:r>
    </w:p>
    <w:p w14:paraId="047B85DF" w14:textId="77777777" w:rsidR="003443C4" w:rsidRDefault="003443C4" w:rsidP="002A3E2B">
      <w:r>
        <w:tab/>
        <w:t xml:space="preserve">  </w:t>
      </w:r>
    </w:p>
    <w:p w14:paraId="11CB672C" w14:textId="77777777" w:rsidR="003443C4" w:rsidRDefault="003443C4" w:rsidP="002A3E2B">
      <w:r>
        <w:tab/>
      </w:r>
      <w:r w:rsidR="00E23D33">
        <w:t xml:space="preserve">Section </w:t>
      </w:r>
      <w:r w:rsidR="007D7DD9">
        <w:t>8</w:t>
      </w:r>
      <w:r>
        <w:t>.</w:t>
      </w:r>
      <w:r>
        <w:tab/>
      </w:r>
      <w:r>
        <w:rPr>
          <w:u w:val="single"/>
        </w:rPr>
        <w:t>Enforcement</w:t>
      </w:r>
      <w:r w:rsidR="00F35BEF">
        <w:rPr>
          <w:u w:val="single"/>
        </w:rPr>
        <w:t xml:space="preserve"> and Defense</w:t>
      </w:r>
      <w:r>
        <w:t>.</w:t>
      </w:r>
    </w:p>
    <w:p w14:paraId="4341CE70" w14:textId="77777777" w:rsidR="003443C4" w:rsidRDefault="003443C4" w:rsidP="002A3E2B"/>
    <w:p w14:paraId="4E997527" w14:textId="49E1F722" w:rsidR="003443C4" w:rsidRDefault="000C56A0" w:rsidP="000C56A0">
      <w:r>
        <w:tab/>
      </w:r>
      <w:r>
        <w:tab/>
        <w:t>A.</w:t>
      </w:r>
      <w:r>
        <w:tab/>
      </w:r>
      <w:r w:rsidR="00341244">
        <w:t xml:space="preserve">Licensee shall promptly inform ISURF in writing of any alleged infringement of any Licensed Patents, along with </w:t>
      </w:r>
      <w:r w:rsidR="001C3E97">
        <w:t xml:space="preserve">providing </w:t>
      </w:r>
      <w:r w:rsidR="00341244">
        <w:t>any available evidence</w:t>
      </w:r>
      <w:r w:rsidR="001C3E97">
        <w:t xml:space="preserve"> of such infringement lawfully in the possession of Licensee</w:t>
      </w:r>
      <w:r w:rsidR="00341244">
        <w:t xml:space="preserve">.  </w:t>
      </w:r>
    </w:p>
    <w:p w14:paraId="2647DC65" w14:textId="77777777" w:rsidR="000C56A0" w:rsidRDefault="000C56A0" w:rsidP="000C56A0"/>
    <w:p w14:paraId="70304A88" w14:textId="26739CE5" w:rsidR="00F35BEF" w:rsidRDefault="00AE4449" w:rsidP="002A3E2B">
      <w:r>
        <w:tab/>
      </w:r>
      <w:r>
        <w:tab/>
      </w:r>
      <w:r w:rsidR="003443C4">
        <w:t>B.</w:t>
      </w:r>
      <w:r w:rsidR="003443C4">
        <w:tab/>
        <w:t>If any infringement of the Licensed Patents is to the substantial detriment of Licensee  and Licensee’s rights are exclusive hereunder</w:t>
      </w:r>
      <w:r w:rsidR="00D66021">
        <w:t xml:space="preserve"> </w:t>
      </w:r>
      <w:r w:rsidR="006D3953">
        <w:t>without any limitations</w:t>
      </w:r>
      <w:r w:rsidR="00D66021">
        <w:t xml:space="preserve"> that </w:t>
      </w:r>
      <w:r w:rsidR="006D3953">
        <w:t xml:space="preserve">prevent </w:t>
      </w:r>
      <w:r w:rsidR="00D66021">
        <w:t xml:space="preserve">Licensee </w:t>
      </w:r>
      <w:r w:rsidR="006D3953">
        <w:t xml:space="preserve">from having </w:t>
      </w:r>
      <w:r w:rsidR="00D66021">
        <w:t>standing to enforce the Licensed Patents</w:t>
      </w:r>
      <w:r w:rsidR="006D3953">
        <w:t xml:space="preserve"> without joining ISURF</w:t>
      </w:r>
      <w:r w:rsidR="003443C4">
        <w:t xml:space="preserve">, and Licensee provides ISURF with a clear opinion of an outside patent counsel that the complained of activity is an infringement and that enforcement of </w:t>
      </w:r>
      <w:r w:rsidR="001E3B52">
        <w:t>the Licensed</w:t>
      </w:r>
      <w:r w:rsidR="003443C4">
        <w:t xml:space="preserve"> </w:t>
      </w:r>
      <w:r w:rsidR="001E3B52">
        <w:t>P</w:t>
      </w:r>
      <w:r w:rsidR="003443C4">
        <w:t>atent</w:t>
      </w:r>
      <w:r w:rsidR="001E3B52">
        <w:t>s</w:t>
      </w:r>
      <w:r w:rsidR="003443C4">
        <w:t xml:space="preserve"> will not constitute patent misuse or abuse, </w:t>
      </w:r>
      <w:r w:rsidR="006D3953">
        <w:t xml:space="preserve">then </w:t>
      </w:r>
      <w:r w:rsidR="003443C4">
        <w:t>Licensee shall have the right</w:t>
      </w:r>
      <w:r w:rsidR="006D3953">
        <w:t xml:space="preserve">, but not the obligation, </w:t>
      </w:r>
      <w:r w:rsidR="00F44761">
        <w:t>f</w:t>
      </w:r>
      <w:r w:rsidR="006D3953">
        <w:t>o</w:t>
      </w:r>
      <w:r w:rsidR="00F44761">
        <w:t>r</w:t>
      </w:r>
      <w:r w:rsidR="006D3953">
        <w:t xml:space="preserve"> six months following ISURF’s receipt of the notice in Section </w:t>
      </w:r>
      <w:r w:rsidR="00904CAB">
        <w:t>8</w:t>
      </w:r>
      <w:r w:rsidR="006D3953">
        <w:t xml:space="preserve">(A) </w:t>
      </w:r>
      <w:r w:rsidR="003443C4">
        <w:t>to</w:t>
      </w:r>
      <w:r w:rsidR="006D3953">
        <w:t xml:space="preserve"> seek to abate such infringement including to</w:t>
      </w:r>
      <w:r w:rsidR="003443C4">
        <w:t xml:space="preserve"> file a lawsuit to seek to stop such activity at its own expense</w:t>
      </w:r>
      <w:r w:rsidR="00717E39">
        <w:t xml:space="preserve"> and ISURF</w:t>
      </w:r>
      <w:r w:rsidR="006D3953">
        <w:t xml:space="preserve"> shall not be obligated</w:t>
      </w:r>
      <w:r w:rsidR="00717E39">
        <w:t xml:space="preserve"> to take action, </w:t>
      </w:r>
      <w:r w:rsidR="006D3953">
        <w:t xml:space="preserve">but may </w:t>
      </w:r>
      <w:r w:rsidR="00717E39">
        <w:t>join in such proceedings</w:t>
      </w:r>
      <w:r w:rsidR="006D3953">
        <w:t xml:space="preserve"> if it so chooses</w:t>
      </w:r>
      <w:r w:rsidR="00717E39">
        <w:t xml:space="preserve">, and </w:t>
      </w:r>
      <w:r w:rsidR="006D3953">
        <w:t xml:space="preserve">will </w:t>
      </w:r>
      <w:r w:rsidR="00717E39">
        <w:t>otherwise provide Licensee with such assistance and information as may be useful to Licensee in connection with Licensee taking such action if Licensee reimburses ISURF for ISURF’s reasonable and documented out-of-pocket costs and expenses</w:t>
      </w:r>
      <w:r w:rsidR="006D3953">
        <w:t xml:space="preserve">. </w:t>
      </w:r>
      <w:r w:rsidR="00383C5F" w:rsidRPr="00383C5F">
        <w:t>The remaining amounts</w:t>
      </w:r>
      <w:r w:rsidR="00B32B66" w:rsidRPr="00383C5F">
        <w:t xml:space="preserve"> received by Licensee</w:t>
      </w:r>
      <w:r w:rsidR="008479A0" w:rsidRPr="00383C5F">
        <w:t>, if any,</w:t>
      </w:r>
      <w:r w:rsidR="00B32B66" w:rsidRPr="00383C5F">
        <w:t xml:space="preserve"> </w:t>
      </w:r>
      <w:r w:rsidR="0002482E" w:rsidRPr="00383C5F">
        <w:t xml:space="preserve">or any future receipts from sublicensing settlement </w:t>
      </w:r>
      <w:r w:rsidR="00B32B66" w:rsidRPr="00383C5F">
        <w:t>shall be subject to payment to ISUR</w:t>
      </w:r>
      <w:r w:rsidR="00256329">
        <w:t>F in accordance with Section 4.B</w:t>
      </w:r>
      <w:r w:rsidR="00B32B66" w:rsidRPr="00383C5F">
        <w:t>.</w:t>
      </w:r>
      <w:r w:rsidR="00FE6D6A">
        <w:t xml:space="preserve">  </w:t>
      </w:r>
      <w:r w:rsidR="003443C4">
        <w:t>Licensee shall act in good faith to preserve ISURF’s right, title and interest in and to the Licensed Patent</w:t>
      </w:r>
      <w:r w:rsidR="00383C5F">
        <w:t>s</w:t>
      </w:r>
      <w:r w:rsidR="003443C4">
        <w:t xml:space="preserve">, shall keep ISURF advised as to the status of the litigation and shall not enter into a settlement of such litigation without first allowing ISURF the option of either approving the settlement or of continuing the litigation at ISURF’s expense for ISURF’s benefit (upon payment to Licensee of </w:t>
      </w:r>
      <w:r w:rsidR="00F44A6C">
        <w:t xml:space="preserve">the </w:t>
      </w:r>
      <w:r w:rsidR="001E3B52">
        <w:t>lesser</w:t>
      </w:r>
      <w:r w:rsidR="00F44A6C">
        <w:t xml:space="preserve"> of any amount to be paid to Licensee </w:t>
      </w:r>
      <w:r w:rsidR="001E3B52">
        <w:t xml:space="preserve">under the proposed settlement or </w:t>
      </w:r>
      <w:r w:rsidR="005967FC">
        <w:t>Licensee's</w:t>
      </w:r>
      <w:r w:rsidR="003443C4">
        <w:t xml:space="preserve"> </w:t>
      </w:r>
      <w:r w:rsidR="00BB27E6">
        <w:t xml:space="preserve">reasonable and documented </w:t>
      </w:r>
      <w:r w:rsidR="003443C4">
        <w:t>out-of-pocket costs and expenses of the litigation</w:t>
      </w:r>
      <w:r w:rsidR="005967FC">
        <w:t xml:space="preserve">, </w:t>
      </w:r>
      <w:r w:rsidR="00EE2BAA">
        <w:t>after which any award or settlement shall be paid as follows:  (1) first to pay any unreimbursed out-of-pocket costs and expenses o</w:t>
      </w:r>
      <w:r w:rsidR="00F44761">
        <w:t>f ISURF and remaining unreimbur</w:t>
      </w:r>
      <w:r w:rsidR="00EE2BAA">
        <w:t>sed out-of-pocket costs and expenses of Licensee after receipt of the initial payment from ISURF to continue the litigation; (2) ISURF shall retain the remainder</w:t>
      </w:r>
      <w:r w:rsidR="000E0050">
        <w:t xml:space="preserve"> </w:t>
      </w:r>
      <w:r w:rsidR="006D3953">
        <w:t>and may</w:t>
      </w:r>
      <w:r w:rsidR="00F35BEF">
        <w:t xml:space="preserve"> </w:t>
      </w:r>
      <w:r w:rsidR="003443C4">
        <w:t>permit</w:t>
      </w:r>
      <w:r w:rsidR="006D3953">
        <w:t xml:space="preserve"> </w:t>
      </w:r>
      <w:r w:rsidR="00BB27E6">
        <w:t>such infringer</w:t>
      </w:r>
      <w:r w:rsidR="003443C4">
        <w:t xml:space="preserve"> of the Licensed Patent</w:t>
      </w:r>
      <w:r w:rsidR="00383C5F">
        <w:t>s</w:t>
      </w:r>
      <w:r w:rsidR="003443C4">
        <w:t xml:space="preserve"> </w:t>
      </w:r>
      <w:r w:rsidR="00BB27E6">
        <w:t xml:space="preserve">to practice </w:t>
      </w:r>
      <w:r w:rsidR="00C23243">
        <w:t>under the Licensed Patent</w:t>
      </w:r>
      <w:r w:rsidR="00383C5F">
        <w:t>s</w:t>
      </w:r>
      <w:r w:rsidR="00C23243">
        <w:t xml:space="preserve"> if such practice is</w:t>
      </w:r>
      <w:r w:rsidR="003443C4">
        <w:t xml:space="preserve"> allowed under a settlement arrangement entered into by ISURF in good faith with a third party infringer</w:t>
      </w:r>
      <w:r w:rsidR="000C56A0">
        <w:t>)</w:t>
      </w:r>
      <w:r w:rsidR="003443C4">
        <w:t>.</w:t>
      </w:r>
    </w:p>
    <w:p w14:paraId="07A83CCB" w14:textId="77777777" w:rsidR="00F35BEF" w:rsidRDefault="00F35BEF" w:rsidP="002A3E2B"/>
    <w:p w14:paraId="5C30F51C" w14:textId="77777777" w:rsidR="002058D6" w:rsidRDefault="00AE4449" w:rsidP="005C6681">
      <w:r>
        <w:tab/>
      </w:r>
      <w:r>
        <w:tab/>
      </w:r>
      <w:r w:rsidR="00F35BEF">
        <w:t>C.</w:t>
      </w:r>
      <w:r w:rsidR="00F35BEF">
        <w:tab/>
      </w:r>
      <w:r w:rsidR="006D3953">
        <w:t xml:space="preserve">If Licensee does not exercise its right to abate the infringement or fails to do so within one year of commencing such efforts, then ISURF may, but is not obligated to abate such </w:t>
      </w:r>
      <w:r w:rsidR="00EC0102">
        <w:t>infringement, including to enforce the Licensed Patents against infringers or otherwise act to eliminate infringement at ISURF’s cost and for ISURF’s sole benefit</w:t>
      </w:r>
      <w:r w:rsidR="003B3746">
        <w:t xml:space="preserve">. </w:t>
      </w:r>
      <w:r w:rsidR="00EC0102">
        <w:t xml:space="preserve"> </w:t>
      </w:r>
      <w:r w:rsidR="006D3953">
        <w:t xml:space="preserve">Upon request by ISURF, Licensee shall </w:t>
      </w:r>
      <w:proofErr w:type="gramStart"/>
      <w:r w:rsidR="006D3953">
        <w:t>take action</w:t>
      </w:r>
      <w:proofErr w:type="gramEnd"/>
      <w:r w:rsidR="006D3953">
        <w:t>, join in such proceeding, and otherwise provide ISURF</w:t>
      </w:r>
      <w:r w:rsidR="002058D6">
        <w:t xml:space="preserve"> with such assistance and information as may be useful to ISURF in connection with ISURF’s taking such action (if the cause of action arose during the term of this Agreement and ISURF reimburses Licensee for Licensee’s reasonable out-o</w:t>
      </w:r>
      <w:r w:rsidR="00462D7E">
        <w:t>f</w:t>
      </w:r>
      <w:r w:rsidR="002058D6">
        <w:t>-pocket expenses.</w:t>
      </w:r>
      <w:r w:rsidR="003B3746">
        <w:t>)</w:t>
      </w:r>
      <w:r w:rsidR="002058D6" w:rsidDel="002058D6">
        <w:t xml:space="preserve">  </w:t>
      </w:r>
    </w:p>
    <w:p w14:paraId="5D382A4E" w14:textId="77777777" w:rsidR="007B7851" w:rsidRDefault="007B7851" w:rsidP="005C6681"/>
    <w:p w14:paraId="4EBBEB32" w14:textId="77777777" w:rsidR="00C5566F" w:rsidRDefault="00C5566F" w:rsidP="00E54D51">
      <w:r>
        <w:t>Nothing in the foregoing shall permit Licensee to settle any action that would admit any fault or create any obligation on behalf of ISURF</w:t>
      </w:r>
      <w:r w:rsidR="006460AB">
        <w:t>,</w:t>
      </w:r>
      <w:r w:rsidR="002058D6">
        <w:t xml:space="preserve"> Iowa State University or the inventors of the Licensed Patents</w:t>
      </w:r>
      <w:r w:rsidR="006460AB">
        <w:t xml:space="preserve"> including compromising the Licensed Patents</w:t>
      </w:r>
      <w:r>
        <w:t xml:space="preserve"> without ISURF’s express written consent, which it may withhold.</w:t>
      </w:r>
    </w:p>
    <w:p w14:paraId="1A3AB67B" w14:textId="77777777" w:rsidR="00E05B72" w:rsidRDefault="00E05B72" w:rsidP="00E54D51"/>
    <w:p w14:paraId="597753F0" w14:textId="77777777" w:rsidR="00E05B72" w:rsidRDefault="00E05B72" w:rsidP="00E05B72">
      <w:r>
        <w:tab/>
        <w:t>Section 9.</w:t>
      </w:r>
      <w:r>
        <w:tab/>
      </w:r>
      <w:r w:rsidRPr="00BE7F56">
        <w:rPr>
          <w:u w:val="single"/>
        </w:rPr>
        <w:t>Contest of Validity</w:t>
      </w:r>
      <w:r w:rsidRPr="00BE7F56">
        <w:t>.</w:t>
      </w:r>
    </w:p>
    <w:p w14:paraId="51DC146C" w14:textId="77777777" w:rsidR="00E05B72" w:rsidRDefault="00E05B72" w:rsidP="00E05B72"/>
    <w:p w14:paraId="03086534" w14:textId="33866399" w:rsidR="00E05B72" w:rsidRPr="006B270C" w:rsidRDefault="00E05B72" w:rsidP="00E54D51">
      <w:r>
        <w:tab/>
      </w:r>
      <w:r>
        <w:tab/>
      </w:r>
      <w:r w:rsidRPr="00BE7F56">
        <w:t xml:space="preserve">In the event Licensee intends to contest the validity or enforceability of any Licensed Patent, Licensee shall give ISURF ninety (90) days prior written notice.  Licensee shall continue to make all payments to ISURF, without the right to pay in escrow, with respect to that Licensed Patent as if such contest or any </w:t>
      </w:r>
      <w:r w:rsidR="005640A6" w:rsidRPr="00BE7F56">
        <w:t>third-party</w:t>
      </w:r>
      <w:r w:rsidRPr="00BE7F56">
        <w:t xml:space="preserve"> contest, opposition, </w:t>
      </w:r>
      <w:del w:id="78" w:author="Author">
        <w:r w:rsidRPr="00BE7F56" w:rsidDel="002A6612">
          <w:delText>interference</w:delText>
        </w:r>
      </w:del>
      <w:ins w:id="79" w:author="Author">
        <w:r w:rsidR="002A6612" w:rsidRPr="00BE7F56">
          <w:t>interference,</w:t>
        </w:r>
      </w:ins>
      <w:r w:rsidRPr="00BE7F56">
        <w:t xml:space="preserve"> or post-grant proceeding regarding any Licensed Patent were not underway until the Licensed Patent is finally adjudicated invalid or unenforceable by a court of last resort.  For purposes of clarity, no payment made to ISURF is refundable or may be offset.</w:t>
      </w:r>
      <w:ins w:id="80" w:author="Author">
        <w:r w:rsidR="00DB122D">
          <w:t xml:space="preserve"> In the event a court of last resort adjudicates any Licensed Patent invalid or unenforceable, this Agreement shall terminate solely as to the patent deemed invalid or unenforceable.</w:t>
        </w:r>
      </w:ins>
    </w:p>
    <w:p w14:paraId="741F39EE" w14:textId="77777777" w:rsidR="003443C4" w:rsidRDefault="003443C4" w:rsidP="002A3E2B"/>
    <w:p w14:paraId="6CFE4896" w14:textId="77777777" w:rsidR="003443C4" w:rsidRDefault="007D7DD9" w:rsidP="002A3E2B">
      <w:r>
        <w:tab/>
        <w:t xml:space="preserve">Section </w:t>
      </w:r>
      <w:r w:rsidR="00EA4434">
        <w:t>10</w:t>
      </w:r>
      <w:r w:rsidR="003443C4">
        <w:t>.</w:t>
      </w:r>
      <w:r w:rsidR="003443C4">
        <w:tab/>
      </w:r>
      <w:r w:rsidR="003443C4">
        <w:rPr>
          <w:u w:val="single"/>
        </w:rPr>
        <w:t>Patent Marking</w:t>
      </w:r>
      <w:r w:rsidR="003443C4">
        <w:t>.</w:t>
      </w:r>
    </w:p>
    <w:p w14:paraId="72338D43" w14:textId="77777777" w:rsidR="003443C4" w:rsidRDefault="003443C4" w:rsidP="002A3E2B"/>
    <w:p w14:paraId="3EBF3D66" w14:textId="77777777" w:rsidR="003869AA" w:rsidRDefault="003443C4" w:rsidP="003869AA">
      <w:r>
        <w:tab/>
      </w:r>
      <w:r w:rsidR="003869AA" w:rsidRPr="00542D1E">
        <w:t>Licensee shall</w:t>
      </w:r>
      <w:r w:rsidR="003869AA">
        <w:t xml:space="preserve"> mark and require its sublicensee(s) to mark all Products and/or Product packaging with the appropriate</w:t>
      </w:r>
      <w:r w:rsidR="003866E7">
        <w:t xml:space="preserve"> reference to the Lic</w:t>
      </w:r>
      <w:r w:rsidR="000715BB">
        <w:t>e</w:t>
      </w:r>
      <w:r w:rsidR="003866E7">
        <w:t xml:space="preserve">nsed Patents to preserve </w:t>
      </w:r>
      <w:r w:rsidR="000715BB">
        <w:t>the maximum</w:t>
      </w:r>
      <w:r w:rsidR="003866E7">
        <w:t xml:space="preserve"> rights and remedies that may be available to ISURF when Products are properly marked to provide notice of the Licensed Patents, including as described </w:t>
      </w:r>
      <w:r w:rsidR="000715BB">
        <w:t>in relevant sections of 35 U.S.C.</w:t>
      </w:r>
      <w:r w:rsidR="006F2E2A">
        <w:t xml:space="preserve"> </w:t>
      </w:r>
      <w:r w:rsidR="006F2E2A" w:rsidRPr="006F2E2A">
        <w:rPr>
          <w:rFonts w:cs="Lucida Sans Unicode"/>
          <w:caps/>
          <w:lang w:val="en"/>
        </w:rPr>
        <w:t>§</w:t>
      </w:r>
      <w:r w:rsidR="006F2E2A">
        <w:t>287 et seq</w:t>
      </w:r>
      <w:r w:rsidR="003869AA">
        <w:t>.</w:t>
      </w:r>
    </w:p>
    <w:p w14:paraId="49A347D9" w14:textId="77777777" w:rsidR="003443C4" w:rsidRDefault="003443C4" w:rsidP="002A3E2B"/>
    <w:p w14:paraId="180828D9" w14:textId="77777777" w:rsidR="00E06EE4" w:rsidRDefault="00E06EE4" w:rsidP="00E06EE4">
      <w:r>
        <w:tab/>
      </w:r>
      <w:r w:rsidR="007D7DD9">
        <w:t>Section 1</w:t>
      </w:r>
      <w:r w:rsidR="00EA4434">
        <w:t>1</w:t>
      </w:r>
      <w:r>
        <w:t>.</w:t>
      </w:r>
      <w:r>
        <w:tab/>
      </w:r>
      <w:r>
        <w:rPr>
          <w:u w:val="single"/>
        </w:rPr>
        <w:t>Certain Warranties and Disclaimers</w:t>
      </w:r>
      <w:r>
        <w:t>.</w:t>
      </w:r>
    </w:p>
    <w:p w14:paraId="0C13DE95" w14:textId="77777777" w:rsidR="00E06EE4" w:rsidRDefault="00E06EE4" w:rsidP="00E06EE4"/>
    <w:p w14:paraId="714EB41F" w14:textId="33B99ACC" w:rsidR="00E06EE4" w:rsidRDefault="00E06EE4" w:rsidP="00E06EE4">
      <w:pPr>
        <w:rPr>
          <w:ins w:id="81" w:author="Author"/>
        </w:rPr>
      </w:pPr>
      <w:r>
        <w:tab/>
      </w:r>
      <w:r>
        <w:tab/>
        <w:t>A.</w:t>
      </w:r>
      <w:r>
        <w:tab/>
        <w:t>ISURF warrants that</w:t>
      </w:r>
      <w:ins w:id="82" w:author="Author">
        <w:r w:rsidR="00F30E1B">
          <w:t>: (1)</w:t>
        </w:r>
      </w:ins>
      <w:r>
        <w:t xml:space="preserve"> except as otherwise provided under Section 1</w:t>
      </w:r>
      <w:r w:rsidR="00DB57BA">
        <w:t>4</w:t>
      </w:r>
      <w:r>
        <w:t xml:space="preserve"> of this Agreement with respect to U.S. Government interests, it has the right to enter into and grant the license provided to Licensee in Section 2 of this Agreement</w:t>
      </w:r>
      <w:ins w:id="83" w:author="Author">
        <w:r w:rsidR="00F30E1B">
          <w:t>; (2) it is current on any filing fees or other costs related to the Licensed Patents and Option Patents as of the date hereof; (3) there are no liens, security interests, claims of ownership contrary to ISURF’s rights, or other encumbrances on any of the Licensed Patents or Option Patents; (4) ISURF has not received and is not aware of any claims against the Licensed Patents or Option Patents, including any claims of infringement by or of any such patents; (5) it has, or will cause to, provided all documentation and know-how in ISURF’s possession related to the Licensed Patents; and (6) the license provided to Licensee in Section 2 of this Agreement does not violate any other agreement between ISURF and any third party</w:t>
        </w:r>
      </w:ins>
      <w:r>
        <w:t>.  However, nothing in this Agreement shall be construed as:</w:t>
      </w:r>
    </w:p>
    <w:p w14:paraId="694F2443" w14:textId="77777777" w:rsidR="00313A1C" w:rsidRDefault="00313A1C" w:rsidP="00E06EE4"/>
    <w:p w14:paraId="7360F9BA" w14:textId="77777777" w:rsidR="00E06EE4" w:rsidRDefault="00E06EE4" w:rsidP="00E06EE4">
      <w:r>
        <w:tab/>
      </w:r>
      <w:r>
        <w:tab/>
      </w:r>
      <w:r>
        <w:tab/>
        <w:t>(</w:t>
      </w:r>
      <w:proofErr w:type="spellStart"/>
      <w:r>
        <w:t>i</w:t>
      </w:r>
      <w:proofErr w:type="spellEnd"/>
      <w:r>
        <w:t>)</w:t>
      </w:r>
      <w:r>
        <w:tab/>
        <w:t xml:space="preserve">a warranty or representation as to the validity, enforceability or scope of any of the Licensed </w:t>
      </w:r>
      <w:proofErr w:type="gramStart"/>
      <w:r>
        <w:t>Patents;</w:t>
      </w:r>
      <w:proofErr w:type="gramEnd"/>
    </w:p>
    <w:p w14:paraId="6A594722" w14:textId="77777777" w:rsidR="00E06EE4" w:rsidRDefault="00E06EE4" w:rsidP="00E06EE4"/>
    <w:p w14:paraId="7E0AD936" w14:textId="77777777" w:rsidR="00E06EE4" w:rsidRDefault="00E06EE4" w:rsidP="00E06EE4">
      <w:r>
        <w:tab/>
      </w:r>
      <w:r>
        <w:tab/>
      </w:r>
      <w:r>
        <w:tab/>
        <w:t>(ii)</w:t>
      </w:r>
      <w:r>
        <w:tab/>
        <w:t xml:space="preserve">a warranty or representation that anything made, used, sold, imported, performed, offered for sale, or otherwise disposed of and relating to this Agreement will or will not infringe patents or other intellectual property </w:t>
      </w:r>
      <w:proofErr w:type="gramStart"/>
      <w:r>
        <w:t>rights;</w:t>
      </w:r>
      <w:proofErr w:type="gramEnd"/>
    </w:p>
    <w:p w14:paraId="013BE21C" w14:textId="77777777" w:rsidR="00E06EE4" w:rsidRDefault="00E06EE4" w:rsidP="00E06EE4"/>
    <w:p w14:paraId="715DF874" w14:textId="77777777" w:rsidR="00E06EE4" w:rsidRDefault="00E06EE4" w:rsidP="00E06EE4">
      <w:r>
        <w:tab/>
      </w:r>
      <w:r>
        <w:tab/>
      </w:r>
      <w:r>
        <w:tab/>
        <w:t>(iii)</w:t>
      </w:r>
      <w:r>
        <w:tab/>
        <w:t>an obligation to furnish any know-how or any services; or</w:t>
      </w:r>
    </w:p>
    <w:p w14:paraId="3D116165" w14:textId="77777777" w:rsidR="00E06EE4" w:rsidRDefault="00E06EE4" w:rsidP="00E06EE4"/>
    <w:p w14:paraId="5ED22A3E" w14:textId="77777777" w:rsidR="00E06EE4" w:rsidRDefault="00E06EE4" w:rsidP="00E06EE4">
      <w:r>
        <w:tab/>
      </w:r>
      <w:r>
        <w:tab/>
      </w:r>
      <w:r>
        <w:tab/>
        <w:t>(iv)</w:t>
      </w:r>
      <w:r>
        <w:tab/>
        <w:t>that a Valid Claim will issue from the patent applications of the Licensed Patents or remain a Valid Claim in an issued patent of the Licensed Patents.</w:t>
      </w:r>
    </w:p>
    <w:p w14:paraId="3FAB8276" w14:textId="77777777" w:rsidR="00E06EE4" w:rsidRDefault="00E06EE4" w:rsidP="00E06EE4"/>
    <w:p w14:paraId="31B8BEF6" w14:textId="1069ADE0" w:rsidR="00E06EE4" w:rsidRPr="008F06C4" w:rsidRDefault="00E06EE4" w:rsidP="00E06EE4">
      <w:r>
        <w:tab/>
      </w:r>
      <w:r>
        <w:tab/>
        <w:t>B.</w:t>
      </w:r>
      <w:r>
        <w:tab/>
        <w:t xml:space="preserve">THE LICENSED PATENTS </w:t>
      </w:r>
      <w:r w:rsidR="002C3DF2">
        <w:t>ARE LICENSED “AS IS</w:t>
      </w:r>
      <w:r w:rsidR="000C56A0">
        <w:t xml:space="preserve">, </w:t>
      </w:r>
      <w:r w:rsidR="002C3DF2">
        <w:t xml:space="preserve">WHERE IS” </w:t>
      </w:r>
      <w:r>
        <w:t xml:space="preserve">WITHOUT ANY EXPRESS OR IMPLIED WARRANTIES WHATSOEVER OTHER THAN AS EXPRESSLY STATED IN SECTION </w:t>
      </w:r>
      <w:r w:rsidR="00246FF3">
        <w:t>11</w:t>
      </w:r>
      <w:r>
        <w:t>A.  ISURF MAKES NO REPRESENTATIONS AND EXTENDS NO WARRANTIES OF ANY KIND, WHETHER EXPRESS, STATUTORY, IMPLIED OR OTHERWISE, AND EXPRESSLY DISCLAIMS ALL OTHER REPRESENTATIONS AND WARRANTIES, INCLUDING MERCHANTABILITY AND FITNESS FOR A PARTICULAR PURPOSE AND ARISING FROM ANY COURSE OF DEALING, USAGE, OR TRADE PRACTICE.  ISURF ASSUMES NO RESPONSIBILITIES WHATSOEVER WITH RESPECT TO MANUFACTURE, PERFORMANCE, IMPORTATION, OFFER FOR SALE, USE, SALE, EXPORT OR OTHER DISPOSITION OF PRODUCTS, INCLUDING BY LICENSEE, MANUFACTURERS, CUSTOMERS, ITS SUBLICENSEES OR THEIR VENDEES OR OTHER TRANSFEREES OF PRODUCTS INCLUDING INCORPORATING OR MADE BY USE OF INVENTIONS LICENSED UNDER THIS AGREEMENT.  IN NO EVENT SHALL ISURF OR IOWA STATE UNIVERSITY BE LIABLE FOR LOSS OF PROFITS, LOSS OF USE, OR ANY OTHER CONSEQUENTIAL, INCIDENTAL, OR PUNITIVE DAMAGES.</w:t>
      </w:r>
    </w:p>
    <w:p w14:paraId="1782B1E5" w14:textId="77777777" w:rsidR="00E06EE4" w:rsidRDefault="00E06EE4" w:rsidP="00E06EE4"/>
    <w:p w14:paraId="0BEF5F75" w14:textId="4518EEB7" w:rsidR="00E06EE4" w:rsidRDefault="00E06EE4" w:rsidP="00E06EE4">
      <w:r>
        <w:lastRenderedPageBreak/>
        <w:tab/>
      </w:r>
      <w:r>
        <w:tab/>
        <w:t>C.</w:t>
      </w:r>
      <w:r>
        <w:tab/>
      </w:r>
      <w:r w:rsidRPr="00A47929">
        <w:t>L</w:t>
      </w:r>
      <w:r>
        <w:t xml:space="preserve">icensee will not make any statements, </w:t>
      </w:r>
      <w:del w:id="84" w:author="Author">
        <w:r w:rsidDel="002A6612">
          <w:delText>representations</w:delText>
        </w:r>
      </w:del>
      <w:ins w:id="85" w:author="Author">
        <w:r w:rsidR="002A6612">
          <w:t>representations,</w:t>
        </w:r>
      </w:ins>
      <w:r>
        <w:t xml:space="preserve"> or warranties, or accept any liabilities or responsibilities whatsoever which are inconsistent with any disclaimer or limi</w:t>
      </w:r>
      <w:r w:rsidR="00906EC6">
        <w:t>tation included in this Section 1</w:t>
      </w:r>
      <w:r w:rsidR="00862282">
        <w:t>1</w:t>
      </w:r>
      <w:r>
        <w:t xml:space="preserve"> or any other provision of this Agreement</w:t>
      </w:r>
      <w:r w:rsidRPr="00A47929">
        <w:t>.</w:t>
      </w:r>
      <w:r w:rsidRPr="0057273C">
        <w:t xml:space="preserve"> </w:t>
      </w:r>
    </w:p>
    <w:p w14:paraId="792DC6FE" w14:textId="77777777" w:rsidR="00E06EE4" w:rsidRDefault="00E06EE4" w:rsidP="00E06EE4"/>
    <w:p w14:paraId="6C380704" w14:textId="35A7E82E" w:rsidR="00E06EE4" w:rsidRDefault="00E06EE4" w:rsidP="00E06EE4">
      <w:r>
        <w:tab/>
      </w:r>
      <w:r>
        <w:tab/>
        <w:t>D.</w:t>
      </w:r>
      <w:r>
        <w:tab/>
        <w:t>Licensee represents and warrants that:  (</w:t>
      </w:r>
      <w:proofErr w:type="spellStart"/>
      <w:r>
        <w:t>i</w:t>
      </w:r>
      <w:proofErr w:type="spellEnd"/>
      <w:r>
        <w:t xml:space="preserve">) it is a valid </w:t>
      </w:r>
      <w:del w:id="86" w:author="Author">
        <w:r w:rsidDel="00DB122D">
          <w:delText xml:space="preserve">corporation </w:delText>
        </w:r>
      </w:del>
      <w:ins w:id="87" w:author="Author">
        <w:r w:rsidR="00DB122D">
          <w:t xml:space="preserve">limited </w:t>
        </w:r>
        <w:r w:rsidR="000828A5">
          <w:t>liability</w:t>
        </w:r>
        <w:r w:rsidR="00DB122D">
          <w:t xml:space="preserve"> company </w:t>
        </w:r>
      </w:ins>
      <w:r>
        <w:t>existing under the laws of its state of incorporation; (ii) it has the right to enter into and perform this Agreement including without further authorization corporate or otherwise; (iii)  its rights and obligations under this Agreement do not conflict with any contractual obligation or court or administrative order by which it is bound; and (iv) it shall comply with any laws, regulations, treaties, court orders, including those controlling the export of commodities,  technical data and  defense articles the terms and conditions of  this Agreement.</w:t>
      </w:r>
      <w:r w:rsidR="00E23D33">
        <w:tab/>
      </w:r>
    </w:p>
    <w:p w14:paraId="3C721153" w14:textId="77777777" w:rsidR="00E06EE4" w:rsidRDefault="00E06EE4" w:rsidP="002A3E2B"/>
    <w:p w14:paraId="7F0F7424" w14:textId="77777777" w:rsidR="003443C4" w:rsidRDefault="007D7DD9" w:rsidP="002A3E2B">
      <w:r>
        <w:tab/>
      </w:r>
      <w:r w:rsidR="00E23D33">
        <w:t>Section 1</w:t>
      </w:r>
      <w:r w:rsidR="00EA4434">
        <w:t>2</w:t>
      </w:r>
      <w:r w:rsidR="003443C4">
        <w:t>.</w:t>
      </w:r>
      <w:r w:rsidR="003443C4">
        <w:tab/>
      </w:r>
      <w:r w:rsidR="006C6E88">
        <w:rPr>
          <w:u w:val="single"/>
        </w:rPr>
        <w:t>Indemnification &amp; Insurance.</w:t>
      </w:r>
    </w:p>
    <w:p w14:paraId="0EE784DD" w14:textId="77777777" w:rsidR="003443C4" w:rsidRDefault="003443C4" w:rsidP="002A3E2B"/>
    <w:p w14:paraId="62E0C875" w14:textId="592957FA" w:rsidR="003443C4" w:rsidRDefault="003443C4" w:rsidP="002A3E2B">
      <w:r>
        <w:tab/>
      </w:r>
      <w:r>
        <w:tab/>
        <w:t>A.</w:t>
      </w:r>
      <w:r>
        <w:tab/>
        <w:t>Licensee shall, at all times during the term of this Agreement and thereafter, indemnify, defend and hold ISURF (including ISURF’s trustees, members, officers, directors, employees affiliates</w:t>
      </w:r>
      <w:r w:rsidR="000715BB">
        <w:t xml:space="preserve"> and independent contractors</w:t>
      </w:r>
      <w:r>
        <w:t>), Iowa State University (including Iowa State University’s trustees, members, officers, directors, employees, students</w:t>
      </w:r>
      <w:r w:rsidR="000715BB">
        <w:t>,</w:t>
      </w:r>
      <w:r>
        <w:t xml:space="preserve"> affiliates</w:t>
      </w:r>
      <w:r w:rsidR="00FB05ED">
        <w:t xml:space="preserve"> and independent contractors</w:t>
      </w:r>
      <w:r>
        <w:t xml:space="preserve">), and the inventors of the Licensed Patents (hereinafter </w:t>
      </w:r>
      <w:r w:rsidR="00FB05ED">
        <w:t>referred to each as an “</w:t>
      </w:r>
      <w:r w:rsidR="00FB05ED" w:rsidRPr="000715BB">
        <w:rPr>
          <w:b/>
        </w:rPr>
        <w:t>Indemnified Party</w:t>
      </w:r>
      <w:r w:rsidR="00FB05ED">
        <w:t xml:space="preserve">” and </w:t>
      </w:r>
      <w:r>
        <w:t xml:space="preserve">all collectively referred to as the </w:t>
      </w:r>
      <w:r w:rsidR="004369BF">
        <w:t>“</w:t>
      </w:r>
      <w:r w:rsidRPr="000715BB">
        <w:rPr>
          <w:b/>
        </w:rPr>
        <w:t>Indemnified Parties</w:t>
      </w:r>
      <w:r>
        <w:t xml:space="preserve">”), harmless against any and all claims, proceedings, demands, liabilities, </w:t>
      </w:r>
      <w:r w:rsidR="004369BF">
        <w:t xml:space="preserve">losses </w:t>
      </w:r>
      <w:r>
        <w:t xml:space="preserve">and expenses, including legal expenses and reasonable </w:t>
      </w:r>
      <w:del w:id="88" w:author="Author">
        <w:r w:rsidDel="002A6612">
          <w:delText>attorneys</w:delText>
        </w:r>
      </w:del>
      <w:ins w:id="89" w:author="Author">
        <w:r w:rsidR="002A6612">
          <w:t>attorney’s</w:t>
        </w:r>
      </w:ins>
      <w:r>
        <w:t xml:space="preserve"> fees, arising out of</w:t>
      </w:r>
      <w:r w:rsidR="006460AB">
        <w:t xml:space="preserve"> or relating to</w:t>
      </w:r>
      <w:r w:rsidR="00523691">
        <w:t>: (</w:t>
      </w:r>
      <w:proofErr w:type="spellStart"/>
      <w:r w:rsidR="00523691">
        <w:t>i</w:t>
      </w:r>
      <w:proofErr w:type="spellEnd"/>
      <w:r w:rsidR="00523691">
        <w:t>)</w:t>
      </w:r>
      <w:r>
        <w:t xml:space="preserve"> </w:t>
      </w:r>
      <w:r w:rsidR="004369BF">
        <w:t xml:space="preserve">Licensee’s exercise of any right conveyed under or breach of this Agreement (ii) sublicensee’s exercise of any right hereunder to Licensee, breach of the agreement containing the sublicense or act or omission of willful misconduct or negligence; </w:t>
      </w:r>
      <w:r w:rsidR="004369BF" w:rsidRPr="00A42000">
        <w:t>(ii</w:t>
      </w:r>
      <w:r w:rsidR="00477FCA" w:rsidRPr="00A42000">
        <w:t>i</w:t>
      </w:r>
      <w:r w:rsidR="004369BF" w:rsidRPr="00A42000">
        <w:t xml:space="preserve">) the Products, including </w:t>
      </w:r>
      <w:r w:rsidRPr="00A42000">
        <w:t xml:space="preserve"> death of or </w:t>
      </w:r>
      <w:r w:rsidR="00A12738">
        <w:t xml:space="preserve">injury to any person or persons or </w:t>
      </w:r>
      <w:r w:rsidRPr="00A42000">
        <w:t xml:space="preserve">out of any damage to </w:t>
      </w:r>
      <w:r w:rsidR="004369BF" w:rsidRPr="00A42000">
        <w:t xml:space="preserve">any business interest or </w:t>
      </w:r>
      <w:r w:rsidRPr="00A42000">
        <w:t>property</w:t>
      </w:r>
      <w:r w:rsidR="00523691" w:rsidRPr="00A42000">
        <w:t>;</w:t>
      </w:r>
      <w:r w:rsidR="00A42000">
        <w:t xml:space="preserve"> </w:t>
      </w:r>
      <w:r w:rsidR="004369BF" w:rsidRPr="00A42000">
        <w:t>and/or</w:t>
      </w:r>
      <w:r w:rsidRPr="00A42000">
        <w:t xml:space="preserve"> the production, manufacture, sale, use</w:t>
      </w:r>
      <w:r w:rsidR="00523691" w:rsidRPr="00A42000">
        <w:t xml:space="preserve">, </w:t>
      </w:r>
      <w:r w:rsidRPr="00A42000">
        <w:t>lease,</w:t>
      </w:r>
      <w:r w:rsidR="004369BF" w:rsidRPr="00A42000">
        <w:t xml:space="preserve"> import, export,</w:t>
      </w:r>
      <w:r w:rsidRPr="00A42000">
        <w:t xml:space="preserve"> consumption or advertisement of Products</w:t>
      </w:r>
      <w:r w:rsidR="004369BF" w:rsidRPr="00A42000">
        <w:t>; (i</w:t>
      </w:r>
      <w:r w:rsidR="00477FCA" w:rsidRPr="00A42000">
        <w:t>v</w:t>
      </w:r>
      <w:r w:rsidR="004369BF" w:rsidRPr="00A42000">
        <w:t>)</w:t>
      </w:r>
      <w:r w:rsidR="005A0623" w:rsidRPr="00A42000">
        <w:t xml:space="preserve"> </w:t>
      </w:r>
      <w:r w:rsidR="004369BF" w:rsidRPr="00A42000">
        <w:t>exhaustion of ISURF’s rights in patents</w:t>
      </w:r>
      <w:r w:rsidR="00A42000">
        <w:t>, that were</w:t>
      </w:r>
      <w:r w:rsidR="004369BF" w:rsidRPr="00A42000">
        <w:t xml:space="preserve"> not included in the Lic</w:t>
      </w:r>
      <w:r w:rsidR="003C6F65" w:rsidRPr="00A42000">
        <w:t>e</w:t>
      </w:r>
      <w:r w:rsidR="004369BF" w:rsidRPr="00A42000">
        <w:t>nsed Patents</w:t>
      </w:r>
      <w:r w:rsidR="00A42000">
        <w:t>, such exhaustion</w:t>
      </w:r>
      <w:r w:rsidR="004369BF" w:rsidRPr="00A42000">
        <w:t xml:space="preserve"> due to actions or inaction by or on behalf o</w:t>
      </w:r>
      <w:r w:rsidR="00A42000">
        <w:t xml:space="preserve">f Licensee or any sublicensee; </w:t>
      </w:r>
      <w:r w:rsidR="004369BF" w:rsidRPr="00A42000">
        <w:t xml:space="preserve">and (v) any </w:t>
      </w:r>
      <w:del w:id="90" w:author="Author">
        <w:r w:rsidR="004369BF" w:rsidRPr="00A42000" w:rsidDel="000828A5">
          <w:delText>third par</w:delText>
        </w:r>
        <w:r w:rsidR="001B231C" w:rsidRPr="00A42000" w:rsidDel="000828A5">
          <w:delText>t</w:delText>
        </w:r>
        <w:r w:rsidR="004369BF" w:rsidRPr="00A42000" w:rsidDel="000828A5">
          <w:delText xml:space="preserve">y’s breach of its agreement regarding the manufacture of the Products or </w:delText>
        </w:r>
      </w:del>
      <w:r w:rsidR="004369BF" w:rsidRPr="00A42000">
        <w:t>act or omission of w</w:t>
      </w:r>
      <w:r w:rsidR="00A42000">
        <w:t>illful misconduct or negligence</w:t>
      </w:r>
      <w:ins w:id="91" w:author="Author">
        <w:r w:rsidR="000828A5">
          <w:t xml:space="preserve"> by Licensee</w:t>
        </w:r>
      </w:ins>
      <w:r w:rsidR="004369BF" w:rsidRPr="00A42000">
        <w:t>.  Without ISURF’s prior written approval, Lic</w:t>
      </w:r>
      <w:r w:rsidR="003453FF" w:rsidRPr="00A42000">
        <w:t>e</w:t>
      </w:r>
      <w:r w:rsidR="004369BF" w:rsidRPr="00A42000">
        <w:t>nsee shall not admit the fault of or create any obligations on any Indemnified Party.  Each Indemnified Party has the right to select and retain counsel of its own choosing to defend its interests.</w:t>
      </w:r>
    </w:p>
    <w:p w14:paraId="647716DB" w14:textId="77777777" w:rsidR="003443C4" w:rsidRDefault="003443C4" w:rsidP="002A3E2B"/>
    <w:p w14:paraId="47B4AE0B" w14:textId="77777777" w:rsidR="003443C4" w:rsidRDefault="003443C4" w:rsidP="002A3E2B">
      <w:r>
        <w:tab/>
      </w:r>
      <w:r>
        <w:tab/>
        <w:t>B.</w:t>
      </w:r>
      <w:r>
        <w:tab/>
        <w:t xml:space="preserve">Licensee </w:t>
      </w:r>
      <w:r w:rsidR="00D52A78">
        <w:t>agrees to continuously</w:t>
      </w:r>
      <w:r>
        <w:t xml:space="preserve"> maintain liability insurance coverage appropriate to </w:t>
      </w:r>
      <w:r w:rsidR="00D52A78">
        <w:t>assure its indemnification and other obligations under</w:t>
      </w:r>
      <w:r>
        <w:t xml:space="preserve"> this Agreement and that such insurance coverage sufficiently covers the Indemnified Parties.  Within ninety (90) days after the execution of this Agreement and thereafter annually between January 1 and January 31 of each year, Licensee will present evidence to ISURF that the </w:t>
      </w:r>
      <w:r w:rsidR="00D52A78">
        <w:t xml:space="preserve">insurance </w:t>
      </w:r>
      <w:r>
        <w:t>coverage is being maintained.  In addition, Licensee shall provide ISURF with at least thirty (30) days prior written notice of any change in or cancellation of the insurance coverage.</w:t>
      </w:r>
    </w:p>
    <w:p w14:paraId="7985B7B5" w14:textId="77777777" w:rsidR="003443C4" w:rsidRDefault="003443C4" w:rsidP="002A3E2B"/>
    <w:p w14:paraId="19E5812F" w14:textId="77777777" w:rsidR="003443C4" w:rsidRDefault="003443C4" w:rsidP="002A3E2B">
      <w:r>
        <w:tab/>
      </w:r>
      <w:r>
        <w:tab/>
      </w:r>
      <w:r w:rsidR="006C26FC">
        <w:t>C</w:t>
      </w:r>
      <w:r>
        <w:t>.</w:t>
      </w:r>
      <w:r>
        <w:tab/>
      </w:r>
      <w:r w:rsidRPr="00244FAB">
        <w:rPr>
          <w:caps/>
        </w:rPr>
        <w:t>Notwithstanding any</w:t>
      </w:r>
      <w:r w:rsidR="00D37F65">
        <w:rPr>
          <w:caps/>
        </w:rPr>
        <w:t>thing to the contrary</w:t>
      </w:r>
      <w:r w:rsidRPr="00244FAB">
        <w:rPr>
          <w:caps/>
        </w:rPr>
        <w:t xml:space="preserve"> in no event shall the Indemnified Parties or their agents be liable</w:t>
      </w:r>
      <w:r w:rsidR="00D37F65">
        <w:rPr>
          <w:caps/>
        </w:rPr>
        <w:t xml:space="preserve"> for any reason whatsoever for any indirect</w:t>
      </w:r>
      <w:r w:rsidRPr="00244FAB">
        <w:rPr>
          <w:caps/>
        </w:rPr>
        <w:t>, special, incidental</w:t>
      </w:r>
      <w:r w:rsidR="00D37F65">
        <w:rPr>
          <w:caps/>
        </w:rPr>
        <w:t>, exemplary, consequential, punitive</w:t>
      </w:r>
      <w:r w:rsidRPr="00244FAB">
        <w:rPr>
          <w:caps/>
        </w:rPr>
        <w:t xml:space="preserve"> </w:t>
      </w:r>
      <w:r w:rsidRPr="00462D7E">
        <w:rPr>
          <w:caps/>
        </w:rPr>
        <w:t>or</w:t>
      </w:r>
      <w:r w:rsidR="00D37F65">
        <w:rPr>
          <w:caps/>
        </w:rPr>
        <w:t xml:space="preserve"> any other damages, including to licensee or sublicensee, any customers or distributors of licensee or sublicensee or to any end users of products arising out of or related to this agreement or any related agreement, or the performance or non-performance hereof or thereof, or out of the use, performance or nonperformance of any product including, but not limited to loss of use, loss of profits, loss of data, loss of goodwill</w:t>
      </w:r>
      <w:r w:rsidR="009077E9">
        <w:rPr>
          <w:caps/>
        </w:rPr>
        <w:t>,</w:t>
      </w:r>
      <w:r w:rsidR="00D37F65">
        <w:rPr>
          <w:caps/>
        </w:rPr>
        <w:t>the supply of any information to lic</w:t>
      </w:r>
      <w:r w:rsidR="009077E9">
        <w:rPr>
          <w:caps/>
        </w:rPr>
        <w:t>E</w:t>
      </w:r>
      <w:r w:rsidR="00D37F65">
        <w:rPr>
          <w:caps/>
        </w:rPr>
        <w:t>nsee pursuant to this agreement or any related agreement or out of the use of such information, even if advised of the possibility of such loss or damage.</w:t>
      </w:r>
      <w:r w:rsidRPr="00244FAB">
        <w:rPr>
          <w:caps/>
        </w:rPr>
        <w:t xml:space="preserve"> </w:t>
      </w:r>
    </w:p>
    <w:p w14:paraId="1499A73E" w14:textId="77777777" w:rsidR="003443C4" w:rsidRDefault="003443C4" w:rsidP="002A3E2B"/>
    <w:p w14:paraId="65B1ADB8" w14:textId="77777777" w:rsidR="003443C4" w:rsidRDefault="003443C4" w:rsidP="002A3E2B">
      <w:r>
        <w:tab/>
      </w:r>
      <w:r w:rsidR="00E23D33">
        <w:t>Section 1</w:t>
      </w:r>
      <w:r w:rsidR="00EA4434">
        <w:t>3</w:t>
      </w:r>
      <w:r>
        <w:t>.</w:t>
      </w:r>
      <w:r>
        <w:tab/>
      </w:r>
      <w:r>
        <w:rPr>
          <w:u w:val="single"/>
        </w:rPr>
        <w:t>Advertising and Use of Names</w:t>
      </w:r>
      <w:r>
        <w:t>.</w:t>
      </w:r>
    </w:p>
    <w:p w14:paraId="6C624E86" w14:textId="77777777" w:rsidR="003443C4" w:rsidRDefault="00AE4449" w:rsidP="002A3E2B">
      <w:r>
        <w:tab/>
      </w:r>
      <w:r>
        <w:tab/>
      </w:r>
    </w:p>
    <w:p w14:paraId="126B4CFD" w14:textId="60AE2510" w:rsidR="004E0EEC" w:rsidRDefault="004E0EEC" w:rsidP="004E0EEC">
      <w:r>
        <w:tab/>
        <w:t xml:space="preserve">Licensee shall not use the name of Iowa State University, ISURF, any trustees, officers, directors, members, employees, inventors, </w:t>
      </w:r>
      <w:proofErr w:type="gramStart"/>
      <w:r>
        <w:t>students</w:t>
      </w:r>
      <w:proofErr w:type="gramEnd"/>
      <w:r>
        <w:t xml:space="preserve"> or affiliates of ISURF or Iowa State University, or any agents of the foregoing, in</w:t>
      </w:r>
      <w:r w:rsidR="00095AAA">
        <w:t xml:space="preserve"> sales promotions, advertising </w:t>
      </w:r>
      <w:r>
        <w:t>or any other form of publicity without the prior written approval of the entity or pe</w:t>
      </w:r>
      <w:r w:rsidR="00095AAA">
        <w:t xml:space="preserve">rson whose name </w:t>
      </w:r>
      <w:r w:rsidR="00095AAA">
        <w:lastRenderedPageBreak/>
        <w:t xml:space="preserve">is to be used.  </w:t>
      </w:r>
      <w:r>
        <w:t>Advertising material which identifies publications by citations in customary form shall not be subject to the</w:t>
      </w:r>
      <w:r w:rsidR="004A7082">
        <w:t xml:space="preserve"> limitat</w:t>
      </w:r>
      <w:r w:rsidR="00246FF3">
        <w:t>ions of this Section 13</w:t>
      </w:r>
      <w:r>
        <w:t>.  Notwithstanding the foregoing, e</w:t>
      </w:r>
      <w:r w:rsidR="005A3DCC">
        <w:t xml:space="preserve">ach </w:t>
      </w:r>
      <w:r w:rsidR="00810B8E">
        <w:t>P</w:t>
      </w:r>
      <w:r w:rsidR="006C26FC">
        <w:t>arty</w:t>
      </w:r>
      <w:r>
        <w:t xml:space="preserve"> and Iowa State University</w:t>
      </w:r>
      <w:r w:rsidR="003443C4">
        <w:t xml:space="preserve"> may make true statements indicating that</w:t>
      </w:r>
      <w:r>
        <w:t xml:space="preserve"> Licensee has licensed</w:t>
      </w:r>
      <w:del w:id="92" w:author="Author">
        <w:r w:rsidDel="002A6612">
          <w:delText xml:space="preserve"> Licensed</w:delText>
        </w:r>
      </w:del>
      <w:r>
        <w:t xml:space="preserve"> Patents</w:t>
      </w:r>
      <w:r w:rsidR="00095AAA">
        <w:t xml:space="preserve"> from ISURF</w:t>
      </w:r>
      <w:r>
        <w:t xml:space="preserve"> and that</w:t>
      </w:r>
      <w:r w:rsidR="003443C4">
        <w:t xml:space="preserve"> Products are made, used and/or sold </w:t>
      </w:r>
      <w:r w:rsidR="006C26FC">
        <w:t xml:space="preserve">by Licensee and/or sublicensee </w:t>
      </w:r>
      <w:r w:rsidR="003443C4">
        <w:t>under license from ISURF</w:t>
      </w:r>
      <w:r w:rsidR="00DD2F7A">
        <w:t xml:space="preserve"> in the Lic</w:t>
      </w:r>
      <w:r w:rsidR="00244FAB">
        <w:t>e</w:t>
      </w:r>
      <w:r w:rsidR="00DD2F7A">
        <w:t>nsed Field and Licensed Territory</w:t>
      </w:r>
      <w:r w:rsidR="003443C4">
        <w:t xml:space="preserve"> under </w:t>
      </w:r>
      <w:r w:rsidR="005506A6">
        <w:t>the Licensed</w:t>
      </w:r>
      <w:r w:rsidR="003443C4">
        <w:t xml:space="preserve"> </w:t>
      </w:r>
      <w:r w:rsidR="005506A6">
        <w:t>P</w:t>
      </w:r>
      <w:r w:rsidR="003443C4">
        <w:t>atent</w:t>
      </w:r>
      <w:r w:rsidR="005506A6">
        <w:t>s</w:t>
      </w:r>
      <w:r w:rsidR="003443C4">
        <w:t>.</w:t>
      </w:r>
      <w:r w:rsidR="00B665F0">
        <w:t xml:space="preserve">  All other sales promotion, advertising, or any other form of publicity rel</w:t>
      </w:r>
      <w:r w:rsidR="005A3DCC">
        <w:t>ated to the Licensed Patents, Products or this Agreement requires prior approval from ISURF.</w:t>
      </w:r>
      <w:ins w:id="93" w:author="Author">
        <w:r w:rsidR="000828A5">
          <w:t xml:space="preserve"> Except as expressly set forth herein, ISURF shall not use Licensee’s name, trademarks, service marks, logos, or other intellectual property without the prior written consent of Licensee. </w:t>
        </w:r>
      </w:ins>
    </w:p>
    <w:p w14:paraId="39754560" w14:textId="77777777" w:rsidR="003443C4" w:rsidRDefault="003443C4" w:rsidP="002A3E2B"/>
    <w:p w14:paraId="62F347F1" w14:textId="77777777" w:rsidR="003443C4" w:rsidRDefault="00E23D33" w:rsidP="002A3E2B">
      <w:r>
        <w:tab/>
        <w:t>Section 1</w:t>
      </w:r>
      <w:r w:rsidR="00EA4434">
        <w:t>4</w:t>
      </w:r>
      <w:r w:rsidR="003443C4">
        <w:t>.</w:t>
      </w:r>
      <w:r w:rsidR="003443C4">
        <w:tab/>
      </w:r>
      <w:r w:rsidR="003443C4">
        <w:rPr>
          <w:u w:val="single"/>
        </w:rPr>
        <w:t>United States Government Interests</w:t>
      </w:r>
      <w:r w:rsidR="003443C4">
        <w:t>.</w:t>
      </w:r>
    </w:p>
    <w:p w14:paraId="2A1BE11D" w14:textId="77777777" w:rsidR="003443C4" w:rsidRDefault="003443C4" w:rsidP="002A3E2B"/>
    <w:p w14:paraId="0A97D2FB" w14:textId="77777777" w:rsidR="003443C4" w:rsidRDefault="003443C4" w:rsidP="002A3E2B">
      <w:r>
        <w:tab/>
        <w:t xml:space="preserve">It is understood that if the United States Government (through any of its agencies or otherwise) </w:t>
      </w:r>
      <w:r w:rsidR="00EA7B70">
        <w:t xml:space="preserve">funds </w:t>
      </w:r>
      <w:r>
        <w:t xml:space="preserve">research, during the course of or under which any </w:t>
      </w:r>
      <w:r w:rsidR="005506A6">
        <w:t>subject</w:t>
      </w:r>
      <w:r>
        <w:t xml:space="preserve"> inventions of the Licensed Patents were conceived </w:t>
      </w:r>
      <w:r w:rsidR="00EA7B70">
        <w:t>or are</w:t>
      </w:r>
      <w:r>
        <w:t xml:space="preserve"> </w:t>
      </w:r>
      <w:r w:rsidR="00FE5CF7">
        <w:t>first actually reduced to practice</w:t>
      </w:r>
      <w:r>
        <w:t>, the United States Government is entitled, under the provisions of 35 U.S.C. §§ 200</w:t>
      </w:r>
      <w:r>
        <w:noBreakHyphen/>
        <w:t>212 and applicable regulations of Chapter 37 of the Code of Federal Regulations, to a nonexclusive, nontransferable, irrevocable, paid-up license to practice or have practiced the invention of such Licensed Patents.  Any license granted to Licensee in this Agreement shall be subject to such right</w:t>
      </w:r>
      <w:r w:rsidR="00FE5CF7">
        <w:t>s</w:t>
      </w:r>
      <w:r w:rsidR="005967FC">
        <w:t xml:space="preserve"> and any other rights of</w:t>
      </w:r>
      <w:r w:rsidR="008B5969">
        <w:t xml:space="preserve"> or obligations to</w:t>
      </w:r>
      <w:r w:rsidR="005967FC">
        <w:t xml:space="preserve"> the United States Government</w:t>
      </w:r>
      <w:r w:rsidR="008B5969">
        <w:t xml:space="preserve"> including the substantial manufacturing of products and products produced </w:t>
      </w:r>
      <w:proofErr w:type="gramStart"/>
      <w:r w:rsidR="008B5969">
        <w:t>through the use of</w:t>
      </w:r>
      <w:proofErr w:type="gramEnd"/>
      <w:r w:rsidR="008B5969">
        <w:t xml:space="preserve"> products funded therein</w:t>
      </w:r>
      <w:r>
        <w:t>.</w:t>
      </w:r>
      <w:r w:rsidR="006460AB">
        <w:t xml:space="preserve">  Licensee agrees to comply with any statutory or regulatory requirement resulting from funded research, including all applicable provisions of 35 U.S.C. §§200-212 and the regulations promulgated thereunder, and provide ISURF with all reasonably requested information necessary for ISURF</w:t>
      </w:r>
      <w:r w:rsidR="00EA7B70">
        <w:t xml:space="preserve"> and Iowa State University</w:t>
      </w:r>
      <w:r w:rsidR="006460AB">
        <w:t xml:space="preserve"> to comply with the same.</w:t>
      </w:r>
    </w:p>
    <w:p w14:paraId="7D85988F" w14:textId="77777777" w:rsidR="003443C4" w:rsidRDefault="003443C4" w:rsidP="002A3E2B"/>
    <w:p w14:paraId="093A9AB1" w14:textId="77777777" w:rsidR="003443C4" w:rsidRDefault="00E23D33" w:rsidP="002A3E2B">
      <w:r>
        <w:tab/>
        <w:t>Section 1</w:t>
      </w:r>
      <w:r w:rsidR="00EA4434">
        <w:t>5</w:t>
      </w:r>
      <w:r w:rsidR="003443C4">
        <w:t>.</w:t>
      </w:r>
      <w:r w:rsidR="003443C4">
        <w:tab/>
      </w:r>
      <w:r w:rsidR="003443C4">
        <w:rPr>
          <w:u w:val="single"/>
        </w:rPr>
        <w:t xml:space="preserve">Governing Law, Export </w:t>
      </w:r>
      <w:proofErr w:type="gramStart"/>
      <w:r w:rsidR="003443C4">
        <w:rPr>
          <w:u w:val="single"/>
        </w:rPr>
        <w:t>Laws</w:t>
      </w:r>
      <w:proofErr w:type="gramEnd"/>
      <w:r w:rsidR="003443C4">
        <w:rPr>
          <w:u w:val="single"/>
        </w:rPr>
        <w:t xml:space="preserve"> and Compliance</w:t>
      </w:r>
      <w:r w:rsidR="003443C4">
        <w:t>.</w:t>
      </w:r>
    </w:p>
    <w:p w14:paraId="284D2BC7" w14:textId="77777777" w:rsidR="003443C4" w:rsidRDefault="003443C4" w:rsidP="002A3E2B"/>
    <w:p w14:paraId="339542F7" w14:textId="77777777" w:rsidR="003443C4" w:rsidRDefault="003443C4" w:rsidP="002A3E2B">
      <w:r>
        <w:tab/>
      </w:r>
      <w:r w:rsidR="00AE4449">
        <w:tab/>
      </w:r>
      <w:r>
        <w:t>A.</w:t>
      </w:r>
      <w:r>
        <w:tab/>
        <w:t>This Agreement shall be governed by and construed in all respects in accordance with the laws of the State of Iowa</w:t>
      </w:r>
      <w:r w:rsidR="00736897">
        <w:t xml:space="preserve">, without </w:t>
      </w:r>
      <w:r w:rsidR="00462D7E">
        <w:t xml:space="preserve">giving </w:t>
      </w:r>
      <w:r w:rsidR="00736897">
        <w:t>effect to any choice-of-law provisions</w:t>
      </w:r>
      <w:r>
        <w:t xml:space="preserve">. </w:t>
      </w:r>
      <w:r w:rsidR="00152EBB">
        <w:t xml:space="preserve">Any litigation arising under or relating to this Agreement that is not barred by sovereign immunity shall be conducted by a court of competent jurisdiction in </w:t>
      </w:r>
      <w:r w:rsidR="00462D7E">
        <w:t>Polk County</w:t>
      </w:r>
      <w:r w:rsidR="00152EBB">
        <w:t xml:space="preserve">, Iowa.  </w:t>
      </w:r>
      <w:r w:rsidR="00BF12F6">
        <w:t xml:space="preserve">Nothing herein shall be construed as a waiver of </w:t>
      </w:r>
      <w:r w:rsidR="00462D7E">
        <w:t>sovereign</w:t>
      </w:r>
      <w:r w:rsidR="00BF12F6">
        <w:t xml:space="preserve"> immunity and the prevailing Party or Parties shall be </w:t>
      </w:r>
      <w:r w:rsidR="00462D7E">
        <w:t>entitled</w:t>
      </w:r>
      <w:r w:rsidR="00BF12F6">
        <w:t xml:space="preserve"> to recover reasonable attorneys’ fees and recoverable litigation costs and expenses.  </w:t>
      </w:r>
      <w:r>
        <w:t xml:space="preserve">Licensee agrees to </w:t>
      </w:r>
      <w:r w:rsidR="00152EBB">
        <w:t xml:space="preserve">avail itself of the courts in </w:t>
      </w:r>
      <w:r w:rsidR="007E775D">
        <w:t>Polk</w:t>
      </w:r>
      <w:r w:rsidR="00152EBB">
        <w:t xml:space="preserve"> County</w:t>
      </w:r>
      <w:r w:rsidR="007E775D">
        <w:t>, Iowa,</w:t>
      </w:r>
      <w:r w:rsidR="00152EBB">
        <w:t xml:space="preserve"> and waives any objection to the sufficiency of those courts’ jurisdiction over Licensee.  In the event an action cannot be brought in </w:t>
      </w:r>
      <w:r w:rsidR="007E775D">
        <w:t>Polk</w:t>
      </w:r>
      <w:r w:rsidR="00152EBB">
        <w:t xml:space="preserve"> County</w:t>
      </w:r>
      <w:r w:rsidR="007E775D">
        <w:t>, Iowa</w:t>
      </w:r>
      <w:r w:rsidR="00152EBB">
        <w:t xml:space="preserve"> due to statutory proclamation, Licensee agrees to submit to the jurisdiction of the courts where such action may be brought</w:t>
      </w:r>
      <w:r w:rsidR="007E775D">
        <w:t>.</w:t>
      </w:r>
    </w:p>
    <w:p w14:paraId="0036D720" w14:textId="77777777" w:rsidR="003443C4" w:rsidRDefault="003443C4" w:rsidP="002A3E2B"/>
    <w:p w14:paraId="52E78E7C" w14:textId="74096A1C" w:rsidR="003443C4" w:rsidRDefault="00AE4449" w:rsidP="002A3E2B">
      <w:r>
        <w:tab/>
      </w:r>
      <w:r>
        <w:tab/>
      </w:r>
      <w:r w:rsidR="003443C4">
        <w:t>B.</w:t>
      </w:r>
      <w:r w:rsidR="003443C4">
        <w:tab/>
        <w:t xml:space="preserve">Licensee agrees </w:t>
      </w:r>
      <w:r w:rsidR="00736897">
        <w:t xml:space="preserve">and warrants it shall and shall require its sublicensees </w:t>
      </w:r>
      <w:r w:rsidR="003443C4">
        <w:t>to comply with all applicable Federal and State of Iowa laws and regulations</w:t>
      </w:r>
      <w:ins w:id="94" w:author="Author">
        <w:r w:rsidR="00D116A1">
          <w:t xml:space="preserve"> applicable to its rights and obligations under this Agreement</w:t>
        </w:r>
      </w:ins>
      <w:r w:rsidR="003443C4">
        <w:t xml:space="preserve">.  </w:t>
      </w:r>
      <w:proofErr w:type="gramStart"/>
      <w:r w:rsidR="003443C4">
        <w:t>In particular, it</w:t>
      </w:r>
      <w:proofErr w:type="gramEnd"/>
      <w:r w:rsidR="003443C4">
        <w:t xml:space="preserve"> is understood and acknowledged that the transfer of certain commodities and technical data is subject to United States laws, regulations, and treaties controlling the export of such commodities and technical data, including Export Administration Regulations of the United States Department of Commerce.  These laws, regulations, and treaties may prohibit, or require a license for, the export of certain types of technical data to certain specified countries.</w:t>
      </w:r>
      <w:r w:rsidR="00736897">
        <w:t xml:space="preserve">  </w:t>
      </w:r>
      <w:r w:rsidR="004C0466">
        <w:t>ISURF neither represents that a license is required, nor that, if required, it will be issued.</w:t>
      </w:r>
      <w:r w:rsidR="00FE5CF7">
        <w:t xml:space="preserve">  </w:t>
      </w:r>
      <w:r w:rsidR="003443C4">
        <w:t>Licensee agrees that it will be solely responsible for any violation of such by Licensee or any sublicensee hereunder, and that it will hold ISURF and Iowa State University harmless in the event of any legal action of any nature occasioned by any violation of same.</w:t>
      </w:r>
      <w:ins w:id="95" w:author="Author">
        <w:r w:rsidR="00D116A1">
          <w:t xml:space="preserve"> ISURF agrees and warrants it shall comply with all applicable Federal and State of Iowa laws and regulations applicable to its rights and obligations under this Agreement and that it will hold Licensee harmless in the event of any legal action of any nature occasioned by any violation of same.</w:t>
        </w:r>
      </w:ins>
    </w:p>
    <w:p w14:paraId="18521D2B" w14:textId="77777777" w:rsidR="003443C4" w:rsidRDefault="003443C4" w:rsidP="002A3E2B"/>
    <w:p w14:paraId="2135AEA0" w14:textId="77777777" w:rsidR="003443C4" w:rsidRDefault="003443C4" w:rsidP="002A3E2B">
      <w:pPr>
        <w:rPr>
          <w:color w:val="0000FF"/>
        </w:rPr>
      </w:pPr>
      <w:r>
        <w:tab/>
      </w:r>
      <w:r>
        <w:tab/>
      </w:r>
      <w:r w:rsidR="00057D6E">
        <w:t>C</w:t>
      </w:r>
      <w:r>
        <w:t>.</w:t>
      </w:r>
      <w:r>
        <w:tab/>
        <w:t xml:space="preserve">If any </w:t>
      </w:r>
      <w:r w:rsidR="000F2A6F">
        <w:t>term or conditions</w:t>
      </w:r>
      <w:r>
        <w:t xml:space="preserve"> of this Agreement are or shall come into conflict with the laws</w:t>
      </w:r>
      <w:r w:rsidR="000F2A6F">
        <w:t xml:space="preserve">, </w:t>
      </w:r>
      <w:r>
        <w:t xml:space="preserve">regulations </w:t>
      </w:r>
      <w:r w:rsidR="000F2A6F">
        <w:t xml:space="preserve">or court order </w:t>
      </w:r>
      <w:r>
        <w:t xml:space="preserve">of any jurisdiction or any governmental entity having jurisdiction over the Parties or this Agreement, those </w:t>
      </w:r>
      <w:r w:rsidR="000F2A6F">
        <w:t xml:space="preserve">terms and conditions </w:t>
      </w:r>
      <w:r>
        <w:t xml:space="preserve">shall be deemed automatically deleted, </w:t>
      </w:r>
      <w:r w:rsidR="000F2A6F">
        <w:t>in such jurisdiction(s) only,</w:t>
      </w:r>
      <w:r>
        <w:t xml:space="preserve"> and the remaining terms and conditions of this Agreement shall remain in full force and effect.  If such a deletion is not so allowed </w:t>
      </w:r>
      <w:proofErr w:type="gramStart"/>
      <w:r w:rsidR="000F2A6F">
        <w:t>in a given</w:t>
      </w:r>
      <w:proofErr w:type="gramEnd"/>
      <w:r w:rsidR="000F2A6F">
        <w:t xml:space="preserve"> jurisdiction </w:t>
      </w:r>
      <w:r>
        <w:t>or if such a deletion leaves terms</w:t>
      </w:r>
      <w:r w:rsidR="000F2A6F">
        <w:t xml:space="preserve"> and conditions</w:t>
      </w:r>
      <w:r>
        <w:t xml:space="preserve"> thereby made clearly illogical or inappropriate in effect, the Parties agree to substitute new terms </w:t>
      </w:r>
      <w:r w:rsidR="000F2A6F">
        <w:t xml:space="preserve">and conditions </w:t>
      </w:r>
      <w:r>
        <w:t>as similar in effect to the present terms of this Agreement as may be allowed under the applicable laws</w:t>
      </w:r>
      <w:r w:rsidR="000F2A6F">
        <w:t xml:space="preserve">, </w:t>
      </w:r>
      <w:r>
        <w:t>regulations</w:t>
      </w:r>
      <w:r w:rsidR="000F2A6F">
        <w:t xml:space="preserve"> or court order of such jurisdiction.  </w:t>
      </w:r>
      <w:r w:rsidR="000F2A6F" w:rsidRPr="000F2A6F">
        <w:rPr>
          <w:bCs/>
        </w:rPr>
        <w:t xml:space="preserve">The Parties desire the terms and conditions herein to be valid and enforced to the maximum extent not prohibited by law, regulation or court order </w:t>
      </w:r>
      <w:proofErr w:type="gramStart"/>
      <w:r w:rsidR="000F2A6F" w:rsidRPr="000F2A6F">
        <w:rPr>
          <w:bCs/>
        </w:rPr>
        <w:t>in a given</w:t>
      </w:r>
      <w:proofErr w:type="gramEnd"/>
      <w:r w:rsidR="000F2A6F" w:rsidRPr="000F2A6F">
        <w:rPr>
          <w:bCs/>
        </w:rPr>
        <w:t xml:space="preserve"> jurisdiction.</w:t>
      </w:r>
    </w:p>
    <w:p w14:paraId="2378E5DA" w14:textId="77777777" w:rsidR="000F2A6F" w:rsidRDefault="000F2A6F" w:rsidP="002A3E2B"/>
    <w:p w14:paraId="701698BC" w14:textId="77777777" w:rsidR="00BC1CE0" w:rsidRDefault="003443C4" w:rsidP="002A3E2B">
      <w:r>
        <w:tab/>
      </w:r>
      <w:r>
        <w:tab/>
      </w:r>
      <w:r w:rsidR="00057D6E">
        <w:t>D</w:t>
      </w:r>
      <w:r>
        <w:t>.</w:t>
      </w:r>
      <w:r>
        <w:tab/>
        <w:t xml:space="preserve">The </w:t>
      </w:r>
      <w:r w:rsidR="00221D30">
        <w:t xml:space="preserve">relationship of the </w:t>
      </w:r>
      <w:r>
        <w:t xml:space="preserve">Parties hereto </w:t>
      </w:r>
      <w:r w:rsidR="00221D30">
        <w:t xml:space="preserve">is of </w:t>
      </w:r>
      <w:r>
        <w:t>independent contractors and not</w:t>
      </w:r>
      <w:r w:rsidR="00221D30">
        <w:t xml:space="preserve"> </w:t>
      </w:r>
      <w:r w:rsidR="007E775D">
        <w:t>of joint</w:t>
      </w:r>
      <w:r>
        <w:t xml:space="preserve"> venturers</w:t>
      </w:r>
      <w:r w:rsidR="004C0466">
        <w:t>,</w:t>
      </w:r>
      <w:r>
        <w:t xml:space="preserve"> partners</w:t>
      </w:r>
      <w:r w:rsidR="00221D30">
        <w:t xml:space="preserve">, </w:t>
      </w:r>
      <w:proofErr w:type="gramStart"/>
      <w:r w:rsidR="00221D30">
        <w:t>employers</w:t>
      </w:r>
      <w:proofErr w:type="gramEnd"/>
      <w:r w:rsidR="00BC1CE0">
        <w:t xml:space="preserve"> or age</w:t>
      </w:r>
      <w:r w:rsidR="00BE2D85">
        <w:t>nts</w:t>
      </w:r>
      <w:r w:rsidR="00221D30">
        <w:t>.  Licensee</w:t>
      </w:r>
      <w:r w:rsidR="00BE2D85">
        <w:t xml:space="preserve"> shall hav</w:t>
      </w:r>
      <w:r w:rsidR="00BC1CE0">
        <w:t>e</w:t>
      </w:r>
      <w:r w:rsidR="00221D30">
        <w:t xml:space="preserve"> </w:t>
      </w:r>
      <w:r w:rsidR="007E775D">
        <w:t>no right</w:t>
      </w:r>
      <w:r w:rsidR="00BC1CE0">
        <w:t xml:space="preserve"> or authority</w:t>
      </w:r>
      <w:r w:rsidR="00221D30">
        <w:t xml:space="preserve"> by virtue of this Agreement</w:t>
      </w:r>
      <w:r w:rsidR="00BC1CE0">
        <w:t xml:space="preserve"> to obligate or bind </w:t>
      </w:r>
      <w:r w:rsidR="00221D30">
        <w:t xml:space="preserve">ISURF or Iowa State University </w:t>
      </w:r>
      <w:r w:rsidR="00BC1CE0">
        <w:t>in any manner</w:t>
      </w:r>
      <w:r>
        <w:t xml:space="preserve">. </w:t>
      </w:r>
    </w:p>
    <w:p w14:paraId="2DEE5B82" w14:textId="77777777" w:rsidR="007E775D" w:rsidRDefault="007E775D" w:rsidP="002A3E2B"/>
    <w:p w14:paraId="2C3963C4" w14:textId="77777777" w:rsidR="003443C4" w:rsidRDefault="003443C4" w:rsidP="002A3E2B">
      <w:r>
        <w:tab/>
      </w:r>
      <w:r w:rsidR="00E23D33">
        <w:t>Section 1</w:t>
      </w:r>
      <w:r w:rsidR="00EA4434">
        <w:t>6</w:t>
      </w:r>
      <w:r>
        <w:t>.</w:t>
      </w:r>
      <w:r>
        <w:tab/>
      </w:r>
      <w:r>
        <w:rPr>
          <w:u w:val="single"/>
        </w:rPr>
        <w:t>Notices</w:t>
      </w:r>
      <w:r>
        <w:t>.</w:t>
      </w:r>
    </w:p>
    <w:p w14:paraId="30B5325E" w14:textId="77777777" w:rsidR="003443C4" w:rsidRDefault="003443C4" w:rsidP="002A3E2B"/>
    <w:p w14:paraId="325A03A9" w14:textId="77777777" w:rsidR="003443C4" w:rsidRDefault="003443C4" w:rsidP="002A3E2B">
      <w:r>
        <w:tab/>
        <w:t xml:space="preserve">Any notice required to be given pursuant to the provisions of this Agreement shall be in writing and shall be deemed to have been given at the earlier of the time when actually received as a consequence of any effective method of delivery, including hand delivery, transmission by telecopier, or delivery by a professional courier service or the time when sent by certified or registered mail addressed to the Party for whom intended at the address below or at such changed address as the Party shall have specified by written notice, provided that any notice of change of address shall be effective only upon actual receipt. </w:t>
      </w:r>
      <w:r w:rsidR="00A400AB">
        <w:t xml:space="preserve">Notwithstanding the foregoing, notices may be provided via email, except for those under Sections </w:t>
      </w:r>
      <w:r w:rsidR="00017F38">
        <w:t>6</w:t>
      </w:r>
      <w:r w:rsidR="00A400AB">
        <w:t xml:space="preserve"> and </w:t>
      </w:r>
      <w:r w:rsidR="00017F38">
        <w:t>8</w:t>
      </w:r>
      <w:r w:rsidR="00A400AB">
        <w:t xml:space="preserve"> hereof.  Acceptable email addresses shall be provided on an informal basis and/or upon request.</w:t>
      </w:r>
    </w:p>
    <w:p w14:paraId="424B371F" w14:textId="77777777" w:rsidR="003443C4" w:rsidRDefault="003443C4" w:rsidP="002A3E2B"/>
    <w:p w14:paraId="5A8E7A19" w14:textId="77777777" w:rsidR="003443C4" w:rsidRDefault="003443C4" w:rsidP="002A3E2B">
      <w:pPr>
        <w:rPr>
          <w:color w:val="000000"/>
        </w:rPr>
      </w:pPr>
      <w:r>
        <w:rPr>
          <w:color w:val="000000"/>
        </w:rPr>
        <w:tab/>
        <w:t>(a)</w:t>
      </w:r>
      <w:r>
        <w:rPr>
          <w:color w:val="000000"/>
        </w:rPr>
        <w:tab/>
        <w:t>Iowa State University Research Foundation, Inc.</w:t>
      </w:r>
    </w:p>
    <w:p w14:paraId="26EF091E" w14:textId="7E130B44" w:rsidR="003443C4" w:rsidRDefault="003443C4" w:rsidP="002A3E2B">
      <w:pPr>
        <w:rPr>
          <w:color w:val="000000"/>
        </w:rPr>
      </w:pPr>
      <w:r>
        <w:rPr>
          <w:color w:val="000000"/>
        </w:rPr>
        <w:tab/>
      </w:r>
      <w:r>
        <w:rPr>
          <w:color w:val="000000"/>
        </w:rPr>
        <w:tab/>
        <w:t xml:space="preserve">Attn.:  </w:t>
      </w:r>
      <w:r w:rsidR="005640A6">
        <w:rPr>
          <w:color w:val="000000"/>
        </w:rPr>
        <w:t>President</w:t>
      </w:r>
    </w:p>
    <w:p w14:paraId="3B3D9D4A" w14:textId="77777777" w:rsidR="003443C4" w:rsidRDefault="003443C4" w:rsidP="002A3E2B">
      <w:pPr>
        <w:rPr>
          <w:color w:val="000000"/>
        </w:rPr>
      </w:pPr>
      <w:r>
        <w:rPr>
          <w:color w:val="000000"/>
        </w:rPr>
        <w:tab/>
      </w:r>
      <w:r>
        <w:rPr>
          <w:color w:val="000000"/>
        </w:rPr>
        <w:tab/>
        <w:t>Iowa State University</w:t>
      </w:r>
      <w:r w:rsidR="00E50C8C">
        <w:rPr>
          <w:color w:val="000000"/>
        </w:rPr>
        <w:t xml:space="preserve"> Economic Development Core Facility</w:t>
      </w:r>
    </w:p>
    <w:p w14:paraId="45C7EE1C" w14:textId="77777777" w:rsidR="003443C4" w:rsidRDefault="003443C4" w:rsidP="002A3E2B">
      <w:pPr>
        <w:rPr>
          <w:color w:val="000000"/>
        </w:rPr>
      </w:pPr>
      <w:r>
        <w:rPr>
          <w:color w:val="000000"/>
        </w:rPr>
        <w:tab/>
      </w:r>
      <w:r>
        <w:rPr>
          <w:color w:val="000000"/>
        </w:rPr>
        <w:tab/>
      </w:r>
      <w:r w:rsidR="00947DC6">
        <w:rPr>
          <w:color w:val="000000"/>
        </w:rPr>
        <w:t>1805 Collaboration Place</w:t>
      </w:r>
      <w:r w:rsidR="00DD1A36">
        <w:rPr>
          <w:color w:val="000000"/>
        </w:rPr>
        <w:t>, Suite 2100</w:t>
      </w:r>
    </w:p>
    <w:p w14:paraId="220673ED" w14:textId="77777777" w:rsidR="003443C4" w:rsidRDefault="003443C4" w:rsidP="002A3E2B">
      <w:pPr>
        <w:rPr>
          <w:color w:val="000000"/>
        </w:rPr>
      </w:pPr>
      <w:r>
        <w:rPr>
          <w:color w:val="000000"/>
        </w:rPr>
        <w:tab/>
      </w:r>
      <w:r>
        <w:rPr>
          <w:color w:val="000000"/>
        </w:rPr>
        <w:tab/>
        <w:t>Ames, IA 5001</w:t>
      </w:r>
      <w:r w:rsidR="00947DC6">
        <w:rPr>
          <w:color w:val="000000"/>
        </w:rPr>
        <w:t>0</w:t>
      </w:r>
    </w:p>
    <w:p w14:paraId="6C9A1713" w14:textId="16B51CC4" w:rsidR="007328FF" w:rsidRDefault="007328FF" w:rsidP="002A3E2B">
      <w:pPr>
        <w:rPr>
          <w:color w:val="000000"/>
        </w:rPr>
      </w:pPr>
      <w:r>
        <w:rPr>
          <w:color w:val="000000"/>
        </w:rPr>
        <w:tab/>
      </w:r>
      <w:r>
        <w:rPr>
          <w:color w:val="000000"/>
        </w:rPr>
        <w:tab/>
      </w:r>
      <w:r w:rsidR="005640A6">
        <w:rPr>
          <w:color w:val="000000"/>
        </w:rPr>
        <w:t>E-mail: licensing@iastate.edu</w:t>
      </w:r>
    </w:p>
    <w:p w14:paraId="6E7414C8" w14:textId="77777777" w:rsidR="003443C4" w:rsidRDefault="003443C4" w:rsidP="002A3E2B">
      <w:pPr>
        <w:rPr>
          <w:color w:val="000000"/>
        </w:rPr>
      </w:pPr>
    </w:p>
    <w:p w14:paraId="764E379C" w14:textId="17DBA866" w:rsidR="003443C4" w:rsidRPr="00592F4F" w:rsidRDefault="003443C4" w:rsidP="002A3E2B">
      <w:pPr>
        <w:rPr>
          <w:color w:val="000000"/>
        </w:rPr>
      </w:pPr>
      <w:r>
        <w:rPr>
          <w:color w:val="000000"/>
        </w:rPr>
        <w:tab/>
        <w:t>(b)</w:t>
      </w:r>
      <w:r>
        <w:rPr>
          <w:color w:val="000000"/>
        </w:rPr>
        <w:tab/>
      </w:r>
      <w:r w:rsidR="00BB4CFB" w:rsidRPr="00592F4F">
        <w:rPr>
          <w:color w:val="000000"/>
        </w:rPr>
        <w:t>Soy</w:t>
      </w:r>
      <w:r w:rsidR="000A561E">
        <w:rPr>
          <w:color w:val="000000"/>
        </w:rPr>
        <w:t>L</w:t>
      </w:r>
      <w:r w:rsidR="00BB4CFB" w:rsidRPr="00592F4F">
        <w:rPr>
          <w:color w:val="000000"/>
        </w:rPr>
        <w:t>ei Innovations, LLC</w:t>
      </w:r>
    </w:p>
    <w:p w14:paraId="31B85EB9" w14:textId="740DE28F" w:rsidR="003443C4" w:rsidRPr="00592F4F" w:rsidRDefault="003443C4" w:rsidP="002A3E2B">
      <w:pPr>
        <w:rPr>
          <w:color w:val="000000"/>
        </w:rPr>
      </w:pPr>
      <w:r w:rsidRPr="00592F4F">
        <w:rPr>
          <w:color w:val="000000"/>
        </w:rPr>
        <w:tab/>
      </w:r>
      <w:r w:rsidRPr="00592F4F">
        <w:rPr>
          <w:color w:val="000000"/>
        </w:rPr>
        <w:tab/>
        <w:t xml:space="preserve">Attn: </w:t>
      </w:r>
      <w:del w:id="96" w:author="Author">
        <w:r w:rsidR="00BB4CFB" w:rsidRPr="00592F4F" w:rsidDel="00637B5E">
          <w:rPr>
            <w:color w:val="000000"/>
          </w:rPr>
          <w:delText>Dallas Hosey</w:delText>
        </w:r>
      </w:del>
      <w:ins w:id="97" w:author="Author">
        <w:r w:rsidR="00637B5E">
          <w:rPr>
            <w:color w:val="000000"/>
          </w:rPr>
          <w:t>Nacu Hernandez</w:t>
        </w:r>
      </w:ins>
    </w:p>
    <w:p w14:paraId="0916AD36" w14:textId="087135C8" w:rsidR="003443C4" w:rsidRPr="00592F4F" w:rsidRDefault="003443C4" w:rsidP="002A3E2B">
      <w:pPr>
        <w:rPr>
          <w:color w:val="000000"/>
        </w:rPr>
      </w:pPr>
      <w:r w:rsidRPr="00592F4F">
        <w:rPr>
          <w:color w:val="000000"/>
        </w:rPr>
        <w:tab/>
      </w:r>
      <w:r w:rsidRPr="00592F4F">
        <w:rPr>
          <w:color w:val="000000"/>
        </w:rPr>
        <w:tab/>
      </w:r>
      <w:del w:id="98" w:author="Author">
        <w:r w:rsidR="00BB4CFB" w:rsidRPr="00592F4F" w:rsidDel="00637B5E">
          <w:rPr>
            <w:color w:val="000000"/>
          </w:rPr>
          <w:delText>812 Ashworth Rd</w:delText>
        </w:r>
      </w:del>
      <w:ins w:id="99" w:author="Author">
        <w:r w:rsidR="00637B5E">
          <w:rPr>
            <w:color w:val="000000"/>
          </w:rPr>
          <w:t>2901 S. Loop Drive, Building 3, Suite 3114</w:t>
        </w:r>
      </w:ins>
    </w:p>
    <w:p w14:paraId="45FFA777" w14:textId="7EDEEE79" w:rsidR="003443C4" w:rsidRDefault="003443C4" w:rsidP="002A3E2B">
      <w:pPr>
        <w:rPr>
          <w:color w:val="000000"/>
        </w:rPr>
      </w:pPr>
      <w:r w:rsidRPr="00592F4F">
        <w:rPr>
          <w:color w:val="000000"/>
        </w:rPr>
        <w:tab/>
      </w:r>
      <w:r w:rsidRPr="00592F4F">
        <w:rPr>
          <w:color w:val="000000"/>
        </w:rPr>
        <w:tab/>
      </w:r>
      <w:del w:id="100" w:author="Author">
        <w:r w:rsidR="00BB4CFB" w:rsidRPr="00592F4F" w:rsidDel="00637B5E">
          <w:rPr>
            <w:color w:val="000000"/>
          </w:rPr>
          <w:delText>West Des Moines</w:delText>
        </w:r>
      </w:del>
      <w:ins w:id="101" w:author="Author">
        <w:r w:rsidR="00637B5E">
          <w:rPr>
            <w:color w:val="000000"/>
          </w:rPr>
          <w:t>Ames</w:t>
        </w:r>
      </w:ins>
      <w:r w:rsidR="00BB4CFB" w:rsidRPr="00592F4F">
        <w:rPr>
          <w:color w:val="000000"/>
        </w:rPr>
        <w:t xml:space="preserve">, IA </w:t>
      </w:r>
      <w:del w:id="102" w:author="Author">
        <w:r w:rsidR="00BB4CFB" w:rsidRPr="00592F4F" w:rsidDel="00637B5E">
          <w:rPr>
            <w:color w:val="000000"/>
          </w:rPr>
          <w:delText>50265</w:delText>
        </w:r>
      </w:del>
      <w:ins w:id="103" w:author="Author">
        <w:r w:rsidR="00637B5E">
          <w:rPr>
            <w:color w:val="000000"/>
          </w:rPr>
          <w:t>50010</w:t>
        </w:r>
      </w:ins>
    </w:p>
    <w:p w14:paraId="7BC85891" w14:textId="18F1E66C" w:rsidR="007328FF" w:rsidRDefault="007328FF" w:rsidP="002A3E2B">
      <w:pPr>
        <w:rPr>
          <w:color w:val="000000"/>
        </w:rPr>
      </w:pPr>
      <w:r>
        <w:rPr>
          <w:color w:val="000000"/>
        </w:rPr>
        <w:tab/>
      </w:r>
      <w:r>
        <w:rPr>
          <w:color w:val="000000"/>
        </w:rPr>
        <w:tab/>
      </w:r>
      <w:del w:id="104" w:author="Author">
        <w:r w:rsidDel="00637B5E">
          <w:rPr>
            <w:color w:val="000000"/>
          </w:rPr>
          <w:delText>Facsimile</w:delText>
        </w:r>
      </w:del>
      <w:ins w:id="105" w:author="Author">
        <w:r w:rsidR="00637B5E">
          <w:rPr>
            <w:color w:val="000000"/>
          </w:rPr>
          <w:t>Email</w:t>
        </w:r>
      </w:ins>
      <w:r>
        <w:rPr>
          <w:color w:val="000000"/>
        </w:rPr>
        <w:t xml:space="preserve">: </w:t>
      </w:r>
      <w:ins w:id="106" w:author="Author">
        <w:r w:rsidR="00F30E1B">
          <w:rPr>
            <w:color w:val="000000"/>
          </w:rPr>
          <w:fldChar w:fldCharType="begin"/>
        </w:r>
        <w:r w:rsidR="00F30E1B">
          <w:rPr>
            <w:color w:val="000000"/>
          </w:rPr>
          <w:instrText xml:space="preserve"> HYPERLINK "mailto:nacu23@soylei.com" </w:instrText>
        </w:r>
        <w:r w:rsidR="00F30E1B">
          <w:rPr>
            <w:color w:val="000000"/>
          </w:rPr>
          <w:fldChar w:fldCharType="separate"/>
        </w:r>
        <w:r w:rsidR="00F30E1B" w:rsidRPr="0021547D">
          <w:rPr>
            <w:rStyle w:val="Hyperlink"/>
          </w:rPr>
          <w:t>nacu23@soylei.com</w:t>
        </w:r>
        <w:r w:rsidR="00F30E1B">
          <w:rPr>
            <w:color w:val="000000"/>
          </w:rPr>
          <w:fldChar w:fldCharType="end"/>
        </w:r>
        <w:r w:rsidR="00F30E1B">
          <w:rPr>
            <w:color w:val="000000"/>
          </w:rPr>
          <w:t xml:space="preserve"> </w:t>
        </w:r>
      </w:ins>
    </w:p>
    <w:p w14:paraId="4FFAB8CC" w14:textId="77777777" w:rsidR="003443C4" w:rsidRDefault="003443C4" w:rsidP="002A3E2B">
      <w:r>
        <w:tab/>
      </w:r>
    </w:p>
    <w:p w14:paraId="60904957" w14:textId="77777777" w:rsidR="003443C4" w:rsidRDefault="003443C4" w:rsidP="002A3E2B">
      <w:r>
        <w:tab/>
        <w:t>Section 1</w:t>
      </w:r>
      <w:r w:rsidR="00EA4434">
        <w:t>7</w:t>
      </w:r>
      <w:r>
        <w:t>.</w:t>
      </w:r>
      <w:r>
        <w:tab/>
      </w:r>
      <w:r>
        <w:rPr>
          <w:u w:val="single"/>
        </w:rPr>
        <w:t>Integration</w:t>
      </w:r>
      <w:r>
        <w:t>.</w:t>
      </w:r>
    </w:p>
    <w:p w14:paraId="1A5A89A4" w14:textId="77777777" w:rsidR="003443C4" w:rsidRDefault="003443C4" w:rsidP="002A3E2B"/>
    <w:p w14:paraId="1E5F15CC" w14:textId="77777777" w:rsidR="00C5566F" w:rsidRPr="00F97771" w:rsidRDefault="003443C4" w:rsidP="002A3E2B">
      <w:r>
        <w:tab/>
        <w:t>This Agreement</w:t>
      </w:r>
      <w:r w:rsidR="00F97771">
        <w:t xml:space="preserve">, including </w:t>
      </w:r>
      <w:r w:rsidR="00BA6880">
        <w:t xml:space="preserve">its </w:t>
      </w:r>
      <w:r w:rsidR="00BE2D85">
        <w:t>A</w:t>
      </w:r>
      <w:r w:rsidR="00F97771">
        <w:t>ppendices attached hereto</w:t>
      </w:r>
      <w:r w:rsidR="00BA6880">
        <w:t>, all of which the Parties agree are</w:t>
      </w:r>
      <w:r w:rsidR="00F97771">
        <w:t xml:space="preserve"> incorporated herein by reference,</w:t>
      </w:r>
      <w:r>
        <w:t xml:space="preserve"> constitutes the </w:t>
      </w:r>
      <w:r w:rsidR="00BA6880">
        <w:t>entire agreement</w:t>
      </w:r>
      <w:r>
        <w:t xml:space="preserve"> between the Parties with reference to the subject matter hereof, and no statements or agreements by or between the Parties, whether oral or in writing, except as provided </w:t>
      </w:r>
      <w:r w:rsidR="005E1BEB">
        <w:t>for elsewhere in this Section 17</w:t>
      </w:r>
      <w:r>
        <w:t>, made prior to or at the signing hereof, shall vary or modify the written terms of this Agreement</w:t>
      </w:r>
      <w:r w:rsidR="00BA6880">
        <w:t xml:space="preserve"> and are superseded hereby</w:t>
      </w:r>
      <w:r>
        <w:t>.  Neither Party shall claim any amendment</w:t>
      </w:r>
      <w:r w:rsidR="00195611">
        <w:t xml:space="preserve"> or </w:t>
      </w:r>
      <w:r>
        <w:t xml:space="preserve">modification from any provisions of this Agreement unless </w:t>
      </w:r>
      <w:r w:rsidR="00195611">
        <w:t>set forth</w:t>
      </w:r>
      <w:r>
        <w:t xml:space="preserve"> in writing, signed by the </w:t>
      </w:r>
      <w:r w:rsidR="00195611">
        <w:t>Parties</w:t>
      </w:r>
      <w:r>
        <w:t xml:space="preserve">, and specifically </w:t>
      </w:r>
      <w:r w:rsidR="00195611">
        <w:t xml:space="preserve">stating </w:t>
      </w:r>
      <w:r>
        <w:t>that</w:t>
      </w:r>
      <w:r w:rsidR="00195611">
        <w:t xml:space="preserve"> such writing</w:t>
      </w:r>
      <w:r>
        <w:t xml:space="preserve"> is an amendment</w:t>
      </w:r>
      <w:r w:rsidR="00F26ADE">
        <w:t xml:space="preserve"> </w:t>
      </w:r>
      <w:r w:rsidR="00195611">
        <w:t>to</w:t>
      </w:r>
      <w:r>
        <w:t xml:space="preserve"> this Agreement.</w:t>
      </w:r>
      <w:r w:rsidR="00F97771" w:rsidRPr="00F97771">
        <w:t xml:space="preserve">  </w:t>
      </w:r>
      <w:r w:rsidR="00C5566F" w:rsidRPr="00F97771">
        <w:t xml:space="preserve">Each Party acknowledges that it was provided an opportunity to seek advice of counsel and as such this Agreement shall not be strictly construed against </w:t>
      </w:r>
      <w:r w:rsidR="00195611">
        <w:t>the drafter</w:t>
      </w:r>
      <w:r w:rsidR="00C5566F" w:rsidRPr="00F97771">
        <w:t>.</w:t>
      </w:r>
      <w:r w:rsidR="00195611">
        <w:t xml:space="preserve">  Reference to: (</w:t>
      </w:r>
      <w:proofErr w:type="spellStart"/>
      <w:r w:rsidR="00195611">
        <w:t>i</w:t>
      </w:r>
      <w:proofErr w:type="spellEnd"/>
      <w:r w:rsidR="00195611">
        <w:t>) the “provisions” or “terms” o</w:t>
      </w:r>
      <w:r w:rsidR="004145B9">
        <w:t>f this Agreement shall mean the “terms and conditions of this Agreement;” and (ii) “including” shall mean “including but not limited to.”</w:t>
      </w:r>
    </w:p>
    <w:p w14:paraId="40D3F5F2" w14:textId="77777777" w:rsidR="003443C4" w:rsidRPr="00F97771" w:rsidRDefault="003443C4" w:rsidP="002A3E2B"/>
    <w:p w14:paraId="1E8F1FA8" w14:textId="77777777" w:rsidR="003443C4" w:rsidRDefault="003443C4" w:rsidP="002A3E2B"/>
    <w:p w14:paraId="73BE223B" w14:textId="77777777" w:rsidR="003443C4" w:rsidRDefault="003443C4" w:rsidP="002A3E2B">
      <w:r>
        <w:tab/>
      </w:r>
      <w:r w:rsidR="00E23D33">
        <w:t>Section 1</w:t>
      </w:r>
      <w:r w:rsidR="00EA4434">
        <w:t>8</w:t>
      </w:r>
      <w:r>
        <w:t>.</w:t>
      </w:r>
      <w:r>
        <w:tab/>
      </w:r>
      <w:r>
        <w:rPr>
          <w:u w:val="single"/>
        </w:rPr>
        <w:t>Confidentiality</w:t>
      </w:r>
      <w:r>
        <w:t>.</w:t>
      </w:r>
    </w:p>
    <w:p w14:paraId="60342618" w14:textId="77777777" w:rsidR="003443C4" w:rsidRDefault="003443C4" w:rsidP="002A3E2B"/>
    <w:p w14:paraId="4BA65FE1" w14:textId="77777777" w:rsidR="00B45E2E" w:rsidRPr="00B45E2E" w:rsidRDefault="003443C4" w:rsidP="000A074C">
      <w:r>
        <w:rPr>
          <w:spacing w:val="-2"/>
        </w:rPr>
        <w:tab/>
      </w:r>
      <w:r w:rsidR="00E353DB">
        <w:rPr>
          <w:spacing w:val="-2"/>
        </w:rPr>
        <w:tab/>
      </w:r>
      <w:r w:rsidR="00E353DB" w:rsidRPr="00B45E2E">
        <w:rPr>
          <w:spacing w:val="-2"/>
        </w:rPr>
        <w:t>A.</w:t>
      </w:r>
      <w:r w:rsidR="00E353DB" w:rsidRPr="00B45E2E">
        <w:rPr>
          <w:spacing w:val="-2"/>
        </w:rPr>
        <w:tab/>
      </w:r>
      <w:r w:rsidR="00BD3BF7">
        <w:rPr>
          <w:spacing w:val="-2"/>
        </w:rPr>
        <w:t xml:space="preserve">Receiving Party shall hold Information in confidence using the same degree of care that it employs for its own </w:t>
      </w:r>
      <w:proofErr w:type="gramStart"/>
      <w:r w:rsidR="00BD3BF7">
        <w:rPr>
          <w:spacing w:val="-2"/>
        </w:rPr>
        <w:t>highly-sensitive</w:t>
      </w:r>
      <w:proofErr w:type="gramEnd"/>
      <w:r w:rsidR="00BD3BF7">
        <w:rPr>
          <w:spacing w:val="-2"/>
        </w:rPr>
        <w:t xml:space="preserve"> confidential or proprietary information, which shall in no event be less than a reasonable standard of care.</w:t>
      </w:r>
      <w:r w:rsidR="00B45E2E" w:rsidRPr="00B45E2E">
        <w:t>  Except as may be authorized in advance in writing by ISURF, Licensee shall grant access to</w:t>
      </w:r>
      <w:r w:rsidR="00466135">
        <w:t xml:space="preserve"> and permit the use of</w:t>
      </w:r>
      <w:r w:rsidR="00B45E2E" w:rsidRPr="00B45E2E">
        <w:t xml:space="preserve"> the Information only </w:t>
      </w:r>
      <w:r w:rsidR="00466135">
        <w:t xml:space="preserve">by </w:t>
      </w:r>
      <w:r w:rsidR="00B45E2E" w:rsidRPr="00B45E2E">
        <w:t>its own employees</w:t>
      </w:r>
      <w:r w:rsidR="004D68A7">
        <w:t xml:space="preserve"> </w:t>
      </w:r>
      <w:r w:rsidR="00BD3BF7">
        <w:t xml:space="preserve">and third parties pursuant to the terms of the </w:t>
      </w:r>
      <w:r w:rsidR="00466135">
        <w:t>sublicens</w:t>
      </w:r>
      <w:r w:rsidR="00032B76">
        <w:t>e</w:t>
      </w:r>
      <w:r w:rsidR="00466135">
        <w:t xml:space="preserve"> required by Section 2B or the </w:t>
      </w:r>
      <w:r w:rsidR="00BD3BF7">
        <w:t>su</w:t>
      </w:r>
      <w:r w:rsidR="00466135">
        <w:t>b</w:t>
      </w:r>
      <w:r w:rsidR="004D68A7">
        <w:t>contract required by Section 2C</w:t>
      </w:r>
      <w:r w:rsidR="00BD3BF7">
        <w:t xml:space="preserve"> who need to have access to, know or use such Information to develop and commercialize Products.  Licensee shall require all employees </w:t>
      </w:r>
      <w:r w:rsidR="002F77D7">
        <w:t>and third parties</w:t>
      </w:r>
      <w:r w:rsidR="00BD3BF7">
        <w:t xml:space="preserve"> to agree prior to access, disclosure or use to be bound by terms of confidentiality and non-use no less stringent than the terms of this Agreement.  Licensee shall remain liable for those obtaining access to, knowledge </w:t>
      </w:r>
      <w:r w:rsidR="004F0F2F">
        <w:t>or use of Information from Licen</w:t>
      </w:r>
      <w:r w:rsidR="00BD3BF7">
        <w:t xml:space="preserve">see.  </w:t>
      </w:r>
      <w:r w:rsidR="00B45E2E" w:rsidRPr="00B45E2E">
        <w:t>Licensee agrees not to</w:t>
      </w:r>
      <w:r w:rsidR="00B45E2E" w:rsidRPr="00B45E2E">
        <w:rPr>
          <w:bCs/>
        </w:rPr>
        <w:t xml:space="preserve"> </w:t>
      </w:r>
      <w:r w:rsidR="00B45E2E" w:rsidRPr="00B45E2E">
        <w:t>use any Information to</w:t>
      </w:r>
      <w:r w:rsidR="001867A1">
        <w:t xml:space="preserve"> its advantage and </w:t>
      </w:r>
      <w:r w:rsidR="00B45E2E" w:rsidRPr="00B45E2E">
        <w:t>ISURF’s detriment</w:t>
      </w:r>
      <w:r w:rsidR="001867A1">
        <w:t xml:space="preserve"> </w:t>
      </w:r>
      <w:r w:rsidR="001867A1" w:rsidRPr="004F0F2F">
        <w:rPr>
          <w:bCs/>
        </w:rPr>
        <w:t>including</w:t>
      </w:r>
      <w:r w:rsidR="001867A1">
        <w:rPr>
          <w:bCs/>
        </w:rPr>
        <w:t xml:space="preserve"> by claiming priority to any application serial numbers of the Licensed Patents in </w:t>
      </w:r>
      <w:r w:rsidR="00CF2453">
        <w:rPr>
          <w:bCs/>
        </w:rPr>
        <w:t>the prosecut</w:t>
      </w:r>
      <w:r w:rsidR="00786B62">
        <w:rPr>
          <w:bCs/>
        </w:rPr>
        <w:t>i</w:t>
      </w:r>
      <w:r w:rsidR="00CF2453">
        <w:rPr>
          <w:bCs/>
        </w:rPr>
        <w:t xml:space="preserve">on of any of </w:t>
      </w:r>
      <w:r w:rsidR="001867A1">
        <w:rPr>
          <w:bCs/>
        </w:rPr>
        <w:t>Lic</w:t>
      </w:r>
      <w:r w:rsidR="003A5A9C">
        <w:rPr>
          <w:bCs/>
        </w:rPr>
        <w:t>e</w:t>
      </w:r>
      <w:r w:rsidR="001867A1">
        <w:rPr>
          <w:bCs/>
        </w:rPr>
        <w:t>nsee’s patent</w:t>
      </w:r>
      <w:r w:rsidR="00C65E0C">
        <w:rPr>
          <w:bCs/>
        </w:rPr>
        <w:t xml:space="preserve"> applica</w:t>
      </w:r>
      <w:r w:rsidR="00CF2453">
        <w:rPr>
          <w:bCs/>
        </w:rPr>
        <w:t>t</w:t>
      </w:r>
      <w:r w:rsidR="00C65E0C">
        <w:rPr>
          <w:bCs/>
        </w:rPr>
        <w:t>i</w:t>
      </w:r>
      <w:r w:rsidR="00CF2453">
        <w:rPr>
          <w:bCs/>
        </w:rPr>
        <w:t>on</w:t>
      </w:r>
      <w:r w:rsidR="002F77D7">
        <w:rPr>
          <w:bCs/>
        </w:rPr>
        <w:t xml:space="preserve"> prosecution</w:t>
      </w:r>
      <w:r w:rsidR="00B45E2E" w:rsidRPr="00B45E2E">
        <w:t xml:space="preserve">.  </w:t>
      </w:r>
      <w:r w:rsidR="001867A1">
        <w:t xml:space="preserve">ISURF may disclose Information </w:t>
      </w:r>
      <w:r w:rsidR="001867A1">
        <w:lastRenderedPageBreak/>
        <w:t>it receives to Iowa State University and their re</w:t>
      </w:r>
      <w:r w:rsidR="004F0F2F">
        <w:t>s</w:t>
      </w:r>
      <w:r w:rsidR="001867A1">
        <w:t>pective employees and use such Information to exercis</w:t>
      </w:r>
      <w:r w:rsidR="00C65E0C">
        <w:t xml:space="preserve">e its rights under and consider Licensee’s compliance with the terms and conditions of </w:t>
      </w:r>
      <w:r w:rsidR="001867A1">
        <w:t>this Agreement.</w:t>
      </w:r>
      <w:r w:rsidR="003A5A9C">
        <w:t xml:space="preserve"> </w:t>
      </w:r>
    </w:p>
    <w:p w14:paraId="48B90990" w14:textId="77777777" w:rsidR="003443C4" w:rsidRPr="00B45E2E" w:rsidRDefault="003443C4" w:rsidP="00B45E2E"/>
    <w:p w14:paraId="7DB0B672" w14:textId="4C0915F8" w:rsidR="00C5566F" w:rsidRDefault="00F306F2" w:rsidP="00B45E2E">
      <w:r w:rsidRPr="00B45E2E">
        <w:tab/>
      </w:r>
      <w:r w:rsidRPr="00B45E2E">
        <w:tab/>
      </w:r>
      <w:r w:rsidR="00C5566F" w:rsidRPr="00B45E2E">
        <w:t>B.</w:t>
      </w:r>
      <w:r w:rsidR="00C5566F" w:rsidRPr="00B45E2E">
        <w:tab/>
        <w:t xml:space="preserve">If a Party is required by law, regulation, court order, or request by an agency of </w:t>
      </w:r>
      <w:r w:rsidR="001605E8" w:rsidRPr="00B45E2E">
        <w:t>a</w:t>
      </w:r>
      <w:r w:rsidR="00C5566F" w:rsidRPr="00B45E2E">
        <w:t xml:space="preserve"> </w:t>
      </w:r>
      <w:r w:rsidR="001605E8" w:rsidRPr="00B45E2E">
        <w:t>g</w:t>
      </w:r>
      <w:r w:rsidR="00C5566F" w:rsidRPr="00B45E2E">
        <w:t>overnment to disclose any of the Information, it shall</w:t>
      </w:r>
      <w:r w:rsidR="006460AB" w:rsidRPr="00B45E2E">
        <w:t>:</w:t>
      </w:r>
      <w:r w:rsidR="00C5566F" w:rsidRPr="00B45E2E">
        <w:t xml:space="preserve"> promptly </w:t>
      </w:r>
      <w:r w:rsidR="006460AB" w:rsidRPr="00B45E2E">
        <w:t xml:space="preserve">notify </w:t>
      </w:r>
      <w:r w:rsidR="00C5566F" w:rsidRPr="00B45E2E">
        <w:t>the disclosing Party</w:t>
      </w:r>
      <w:r w:rsidR="001605E8" w:rsidRPr="00B45E2E">
        <w:t>,</w:t>
      </w:r>
      <w:r w:rsidR="00C5566F" w:rsidRPr="00B45E2E">
        <w:t xml:space="preserve"> reasonably assist the disclosing Party to obtain a protective order or other remedy o</w:t>
      </w:r>
      <w:r w:rsidR="00C5566F">
        <w:t xml:space="preserve">f disclosing Party's </w:t>
      </w:r>
      <w:del w:id="107" w:author="Author">
        <w:r w:rsidR="00C5566F" w:rsidDel="002A6612">
          <w:delText>election</w:delText>
        </w:r>
        <w:r w:rsidR="001605E8" w:rsidDel="002A6612">
          <w:delText>,</w:delText>
        </w:r>
        <w:r w:rsidR="006460AB" w:rsidDel="002A6612">
          <w:delText xml:space="preserve"> and</w:delText>
        </w:r>
      </w:del>
      <w:ins w:id="108" w:author="Author">
        <w:r w:rsidR="002A6612">
          <w:t>election and</w:t>
        </w:r>
      </w:ins>
      <w:r w:rsidR="006460AB">
        <w:t xml:space="preserve"> provide</w:t>
      </w:r>
      <w:r w:rsidR="00C5566F">
        <w:t xml:space="preserve"> prior review of any disclosure</w:t>
      </w:r>
      <w:r w:rsidR="006460AB">
        <w:t xml:space="preserve"> to disclosing Party</w:t>
      </w:r>
      <w:r w:rsidR="00C5566F">
        <w:t>. Only that portion of the Information that is legally required shall be furnished and reasonable efforts shall be made to obtain assurance that the Information shall be maintained in confidence.</w:t>
      </w:r>
    </w:p>
    <w:p w14:paraId="7F542B25" w14:textId="77777777" w:rsidR="00C5566F" w:rsidRDefault="00C5566F" w:rsidP="002A3E2B"/>
    <w:p w14:paraId="5B0834D5" w14:textId="77777777" w:rsidR="00F306F2" w:rsidRDefault="00C5566F" w:rsidP="002A3E2B">
      <w:r>
        <w:tab/>
      </w:r>
      <w:r>
        <w:tab/>
        <w:t>C</w:t>
      </w:r>
      <w:r w:rsidR="00F306F2">
        <w:t>.</w:t>
      </w:r>
      <w:r w:rsidR="00F306F2">
        <w:tab/>
      </w:r>
      <w:r w:rsidR="00F306F2" w:rsidRPr="002359BE">
        <w:t xml:space="preserve">Except as expressly provided herein, the furnishing of </w:t>
      </w:r>
      <w:r w:rsidR="00A7663D">
        <w:t>c</w:t>
      </w:r>
      <w:r w:rsidR="00F306F2" w:rsidRPr="002359BE">
        <w:t>onfidential Information hereunder shall not be interpreted to convey any grant of ri</w:t>
      </w:r>
      <w:r w:rsidR="00404FC5" w:rsidRPr="002359BE">
        <w:t>ght, title, interest</w:t>
      </w:r>
      <w:r w:rsidR="00F306F2" w:rsidRPr="002359BE">
        <w:t xml:space="preserve">, </w:t>
      </w:r>
      <w:proofErr w:type="gramStart"/>
      <w:r w:rsidR="00F306F2" w:rsidRPr="002359BE">
        <w:t>option</w:t>
      </w:r>
      <w:proofErr w:type="gramEnd"/>
      <w:r w:rsidR="00F306F2" w:rsidRPr="002359BE">
        <w:t xml:space="preserve"> or license to the receiving Party under any patent or other rights now or hereafter held by the disclosing Party with respect to such </w:t>
      </w:r>
      <w:r w:rsidR="00A7663D">
        <w:t>c</w:t>
      </w:r>
      <w:r w:rsidR="00F306F2" w:rsidRPr="002359BE">
        <w:t>onfidential Information.</w:t>
      </w:r>
      <w:r w:rsidR="002359BE">
        <w:t xml:space="preserve"> </w:t>
      </w:r>
    </w:p>
    <w:p w14:paraId="64DFBC19" w14:textId="77777777" w:rsidR="003443C4" w:rsidRDefault="003443C4" w:rsidP="002A3E2B"/>
    <w:p w14:paraId="763FFA6C" w14:textId="52CC3BA6" w:rsidR="003443C4" w:rsidRDefault="003443C4" w:rsidP="002A3E2B">
      <w:r>
        <w:tab/>
        <w:t xml:space="preserve">IN WITNESS WHEREOF, the Parties hereto have duly executed this </w:t>
      </w:r>
      <w:r w:rsidR="0088162C">
        <w:t xml:space="preserve">valid and binding </w:t>
      </w:r>
      <w:r>
        <w:t xml:space="preserve">Agreement </w:t>
      </w:r>
      <w:r w:rsidR="002221E9">
        <w:t>as of</w:t>
      </w:r>
      <w:r>
        <w:t xml:space="preserve"> the </w:t>
      </w:r>
      <w:r w:rsidR="002221E9">
        <w:t>Effective D</w:t>
      </w:r>
      <w:r>
        <w:t>ate</w:t>
      </w:r>
      <w:r w:rsidR="0088162C">
        <w:t xml:space="preserve"> in one or more counterparts, each of which shall be deemed an original agreement and all of which taken together constitute one and the same instrument</w:t>
      </w:r>
      <w:r>
        <w:t>.</w:t>
      </w:r>
    </w:p>
    <w:p w14:paraId="0F76FE4B" w14:textId="77777777" w:rsidR="003443C4" w:rsidRDefault="003443C4" w:rsidP="002A3E2B"/>
    <w:p w14:paraId="63063CDD" w14:textId="77777777" w:rsidR="003443C4" w:rsidRDefault="003443C4" w:rsidP="002A3E2B"/>
    <w:p w14:paraId="0159DE47" w14:textId="77777777" w:rsidR="003443C4" w:rsidRDefault="003443C4" w:rsidP="002A3E2B">
      <w:r>
        <w:t xml:space="preserve">   IOWA STATE UNIVERSITY RESEARCH FOUNDATION, INC.</w:t>
      </w:r>
    </w:p>
    <w:p w14:paraId="6FB10429" w14:textId="77777777" w:rsidR="003443C4" w:rsidRDefault="003443C4" w:rsidP="002A3E2B"/>
    <w:p w14:paraId="74F985D7" w14:textId="77B4BDD0" w:rsidR="003443C4" w:rsidRDefault="003443C4" w:rsidP="002A3E2B">
      <w:proofErr w:type="gramStart"/>
      <w:r>
        <w:t>By:_</w:t>
      </w:r>
      <w:proofErr w:type="gramEnd"/>
      <w:r>
        <w:t>___________________________________  Date: ____________</w:t>
      </w:r>
      <w:r w:rsidR="00592F4F">
        <w:t>_______</w:t>
      </w:r>
    </w:p>
    <w:p w14:paraId="23907288" w14:textId="77777777" w:rsidR="003443C4" w:rsidRDefault="003443C4" w:rsidP="002A3E2B"/>
    <w:p w14:paraId="0105D004" w14:textId="4D697713" w:rsidR="003443C4" w:rsidRDefault="005640A6" w:rsidP="002A3E2B">
      <w:r>
        <w:t xml:space="preserve">Patrick </w:t>
      </w:r>
      <w:proofErr w:type="spellStart"/>
      <w:r>
        <w:t>Klepcyk</w:t>
      </w:r>
      <w:proofErr w:type="spellEnd"/>
      <w:r w:rsidR="00F3481A">
        <w:t>, President</w:t>
      </w:r>
    </w:p>
    <w:p w14:paraId="5709CE8B" w14:textId="77777777" w:rsidR="003443C4" w:rsidRDefault="003443C4" w:rsidP="002A3E2B"/>
    <w:p w14:paraId="2E4580F7" w14:textId="694263BD" w:rsidR="003443C4" w:rsidRDefault="003443C4" w:rsidP="002A3E2B">
      <w:r>
        <w:t xml:space="preserve">   </w:t>
      </w:r>
      <w:r w:rsidR="00592F4F">
        <w:t>SOYLEI INNOVATIONS, LLC</w:t>
      </w:r>
    </w:p>
    <w:p w14:paraId="3B715A33" w14:textId="77777777" w:rsidR="003443C4" w:rsidRDefault="003443C4" w:rsidP="002A3E2B"/>
    <w:p w14:paraId="069E2189" w14:textId="21105274" w:rsidR="003443C4" w:rsidRDefault="003443C4" w:rsidP="002A3E2B">
      <w:proofErr w:type="gramStart"/>
      <w:r>
        <w:t>By:_</w:t>
      </w:r>
      <w:proofErr w:type="gramEnd"/>
      <w:r>
        <w:t>___________________________________  Date: ____________</w:t>
      </w:r>
      <w:r w:rsidR="00592F4F">
        <w:t>_______</w:t>
      </w:r>
    </w:p>
    <w:p w14:paraId="7B79316C" w14:textId="77777777" w:rsidR="003443C4" w:rsidRDefault="003443C4" w:rsidP="002A3E2B"/>
    <w:p w14:paraId="736A0653" w14:textId="75EE7C33" w:rsidR="003443C4" w:rsidRDefault="00F3481A" w:rsidP="002A3E2B">
      <w:del w:id="109" w:author="Author">
        <w:r w:rsidDel="00F30E1B">
          <w:delText>Dallas Hosey</w:delText>
        </w:r>
      </w:del>
      <w:ins w:id="110" w:author="Author">
        <w:r w:rsidR="00F30E1B">
          <w:t>Nacu Hernandez</w:t>
        </w:r>
      </w:ins>
      <w:r>
        <w:t xml:space="preserve">, </w:t>
      </w:r>
      <w:del w:id="111" w:author="Author">
        <w:r w:rsidDel="00F30E1B">
          <w:delText>Registered Agent</w:delText>
        </w:r>
      </w:del>
      <w:ins w:id="112" w:author="Author">
        <w:r w:rsidR="00F30E1B">
          <w:t>President</w:t>
        </w:r>
      </w:ins>
    </w:p>
    <w:p w14:paraId="4581955D" w14:textId="77777777" w:rsidR="003443C4" w:rsidRDefault="003443C4" w:rsidP="002A3E2B"/>
    <w:p w14:paraId="174BEA54" w14:textId="77777777" w:rsidR="003443C4" w:rsidRDefault="003443C4" w:rsidP="002A3E2B"/>
    <w:p w14:paraId="56694E50" w14:textId="77777777" w:rsidR="003443C4" w:rsidRDefault="003443C4" w:rsidP="00C97BF7">
      <w:r>
        <w:br w:type="page"/>
      </w:r>
      <w:r>
        <w:lastRenderedPageBreak/>
        <w:t xml:space="preserve"> APPENDIX A</w:t>
      </w:r>
    </w:p>
    <w:p w14:paraId="20EE3CF0" w14:textId="77777777" w:rsidR="003443C4" w:rsidRDefault="003443C4" w:rsidP="00C97BF7"/>
    <w:p w14:paraId="6EA48FE9" w14:textId="77777777" w:rsidR="00C97BF7" w:rsidRDefault="00DE7F71" w:rsidP="00DE7F71">
      <w:r>
        <w:t>A.</w:t>
      </w:r>
      <w:r>
        <w:tab/>
      </w:r>
      <w:r w:rsidR="00C97BF7">
        <w:t>“Affiliate”</w:t>
      </w:r>
      <w:r>
        <w:t xml:space="preserve"> means an entity that controls the Licensee or the sublicensee</w:t>
      </w:r>
      <w:proofErr w:type="gramStart"/>
      <w:r>
        <w:t>, as the case may be, is</w:t>
      </w:r>
      <w:proofErr w:type="gramEnd"/>
      <w:r>
        <w:t xml:space="preserve"> controlled by the Licensee or sublicensee, or along with the Licensee or sublicensee, is under the common control of a third party.  An entity shall be deemed to have control of the controlled entity if it (</w:t>
      </w:r>
      <w:proofErr w:type="spellStart"/>
      <w:r>
        <w:t>i</w:t>
      </w:r>
      <w:proofErr w:type="spellEnd"/>
      <w:r>
        <w:t xml:space="preserve">) owns, directly or indirectly, </w:t>
      </w:r>
      <w:r w:rsidR="009A6496">
        <w:t>fifty percent (</w:t>
      </w:r>
      <w:r>
        <w:t>50%</w:t>
      </w:r>
      <w:r w:rsidR="009A6496">
        <w:t>)</w:t>
      </w:r>
      <w:r w:rsidR="00045F8B">
        <w:t xml:space="preserve"> </w:t>
      </w:r>
      <w:r>
        <w:t xml:space="preserve">or more of the outstanding voting securities of the controlled entity, or (ii) has the right, power or authority, directly or indirectly, to direct or cause the direction of the policy decisions of the controlled entity, whether by ownership of securities, by representation on the controlled entities governing body, by contract or otherwise.  </w:t>
      </w:r>
    </w:p>
    <w:p w14:paraId="3A31DDD9" w14:textId="77777777" w:rsidR="00C97BF7" w:rsidRDefault="00C97BF7" w:rsidP="00C97BF7"/>
    <w:p w14:paraId="26189F95" w14:textId="77777777" w:rsidR="005C6681" w:rsidRDefault="00DE7F71" w:rsidP="00DE7F71">
      <w:r>
        <w:t>B.</w:t>
      </w:r>
      <w:r>
        <w:tab/>
      </w:r>
      <w:r w:rsidR="005C6681">
        <w:t>“Information” shall mean any information or materials disclosed by one Party, the disclosing Party, to the other, the receiving Party, identified in writing as confidential at the time of disclosure or, if first disclosed orally, identified as confidential and confirmed in writing within forty-five (45) days, and that is not: (</w:t>
      </w:r>
      <w:proofErr w:type="spellStart"/>
      <w:r w:rsidR="005C6681">
        <w:t>i</w:t>
      </w:r>
      <w:proofErr w:type="spellEnd"/>
      <w:r w:rsidR="005C6681">
        <w:t>) rightfully possessed by receiving Party, as evidenced by its written records, prior to its receipt from disclosing Party, whether before or during the term of this Agreement; (ii) in the public domain or becomes so through no fault of receiving Party or anyone accessing Information therefrom; (iii) subsequently disclosed without restriction to receiving Party by a third party that has the legal right to so disclose; or (iv) independently developed by receiving Party without knowledge of or access to Information as evidenced by its written records.</w:t>
      </w:r>
      <w:r w:rsidR="004F0F2F">
        <w:t xml:space="preserve">  Information shall be deemed confidential even though not so marked if it consists of Licensee’s Development Plans and</w:t>
      </w:r>
      <w:r w:rsidR="006C7B04">
        <w:t xml:space="preserve"> Develop</w:t>
      </w:r>
      <w:r w:rsidR="004F0F2F">
        <w:t xml:space="preserve">ment Reports and non-public information regarding the Licensed Patents; </w:t>
      </w:r>
      <w:proofErr w:type="gramStart"/>
      <w:r w:rsidR="004F0F2F">
        <w:t>however</w:t>
      </w:r>
      <w:proofErr w:type="gramEnd"/>
      <w:r w:rsidR="004F0F2F">
        <w:t xml:space="preserve"> the exceptions (</w:t>
      </w:r>
      <w:proofErr w:type="spellStart"/>
      <w:r w:rsidR="004F0F2F">
        <w:t>i</w:t>
      </w:r>
      <w:proofErr w:type="spellEnd"/>
      <w:r w:rsidR="004F0F2F">
        <w:t>) through (iv) apply.</w:t>
      </w:r>
      <w:r w:rsidR="003443C4">
        <w:tab/>
      </w:r>
    </w:p>
    <w:p w14:paraId="19AED120" w14:textId="77777777" w:rsidR="005C6681" w:rsidRDefault="005C6681" w:rsidP="002A3E2B"/>
    <w:p w14:paraId="629982BA" w14:textId="4D756046" w:rsidR="002359BE" w:rsidRDefault="002359BE" w:rsidP="002A3E2B">
      <w:r>
        <w:t>C</w:t>
      </w:r>
      <w:r w:rsidR="005C6681">
        <w:t>.</w:t>
      </w:r>
      <w:r w:rsidR="005C6681">
        <w:tab/>
      </w:r>
      <w:r w:rsidR="003443C4">
        <w:t xml:space="preserve">“Date of First Commercial Sale” shall mean the date when </w:t>
      </w:r>
      <w:r w:rsidR="00397781">
        <w:t xml:space="preserve">cumulative sales of </w:t>
      </w:r>
      <w:r w:rsidR="003443C4">
        <w:t>Product</w:t>
      </w:r>
      <w:r w:rsidR="00397781">
        <w:t>s</w:t>
      </w:r>
      <w:r w:rsidR="003443C4">
        <w:t xml:space="preserve"> </w:t>
      </w:r>
      <w:proofErr w:type="gramStart"/>
      <w:r w:rsidR="00397781">
        <w:t>exceeds</w:t>
      </w:r>
      <w:proofErr w:type="gramEnd"/>
      <w:r w:rsidR="00397781">
        <w:t xml:space="preserve"> $</w:t>
      </w:r>
      <w:r w:rsidR="005E22AB">
        <w:t xml:space="preserve"> </w:t>
      </w:r>
      <w:r w:rsidR="003F05FC">
        <w:t>1,000,000</w:t>
      </w:r>
      <w:r w:rsidR="00456F79">
        <w:t>.</w:t>
      </w:r>
    </w:p>
    <w:p w14:paraId="36390C10" w14:textId="77777777" w:rsidR="003443C4" w:rsidRDefault="003443C4" w:rsidP="00DE7F71"/>
    <w:p w14:paraId="45908A45" w14:textId="3BE5CEC9" w:rsidR="003443C4" w:rsidRDefault="00DE7F71" w:rsidP="00DE7F71">
      <w:r>
        <w:t>D.</w:t>
      </w:r>
      <w:r>
        <w:tab/>
      </w:r>
      <w:r w:rsidR="003443C4">
        <w:t>“Development Report” shall mean a written account of Licensee’s</w:t>
      </w:r>
      <w:r w:rsidR="004C52C2">
        <w:t xml:space="preserve"> and all sublicensee's</w:t>
      </w:r>
      <w:r w:rsidR="003443C4">
        <w:t xml:space="preserve"> progress under the </w:t>
      </w:r>
      <w:r w:rsidR="006C41DB">
        <w:t>D</w:t>
      </w:r>
      <w:r w:rsidR="003443C4">
        <w:t xml:space="preserve">evelopment </w:t>
      </w:r>
      <w:r w:rsidR="006C41DB">
        <w:t>P</w:t>
      </w:r>
      <w:r w:rsidR="003443C4">
        <w:t>lan</w:t>
      </w:r>
      <w:r w:rsidR="004C52C2">
        <w:t>,</w:t>
      </w:r>
      <w:r w:rsidR="003443C4">
        <w:t xml:space="preserve"> having at least the information specified on Appendix </w:t>
      </w:r>
      <w:r w:rsidR="003F05FC">
        <w:t>E</w:t>
      </w:r>
      <w:r w:rsidR="003443C4">
        <w:t xml:space="preserve"> to this Agreement, and shall be sent to the address specified on Appendix </w:t>
      </w:r>
      <w:r w:rsidR="003F05FC">
        <w:t>E</w:t>
      </w:r>
      <w:r w:rsidR="003443C4">
        <w:t>.</w:t>
      </w:r>
    </w:p>
    <w:p w14:paraId="55154558" w14:textId="77777777" w:rsidR="00945565" w:rsidRDefault="00945565" w:rsidP="00DE7F71"/>
    <w:p w14:paraId="2C12175D" w14:textId="561955E4" w:rsidR="00945565" w:rsidRDefault="00DE7F71" w:rsidP="00DE7F71">
      <w:r>
        <w:t>E.</w:t>
      </w:r>
      <w:r>
        <w:tab/>
      </w:r>
      <w:r w:rsidR="00045F8B">
        <w:t xml:space="preserve">“Development Plan” </w:t>
      </w:r>
      <w:r w:rsidR="00945565">
        <w:t xml:space="preserve">shall mean the Licensee’s commercialization plan for the Licensed Patents and Materials attached as Appendix </w:t>
      </w:r>
      <w:r w:rsidR="003F05FC">
        <w:t>F</w:t>
      </w:r>
      <w:r w:rsidR="00945565">
        <w:t>.</w:t>
      </w:r>
    </w:p>
    <w:p w14:paraId="4D170ED2" w14:textId="77777777" w:rsidR="003443C4" w:rsidRDefault="003443C4" w:rsidP="00DE7F71"/>
    <w:p w14:paraId="08A0656F" w14:textId="496C9F2A" w:rsidR="003443C4" w:rsidRDefault="00DE7F71" w:rsidP="00DE7F71">
      <w:r>
        <w:t>F</w:t>
      </w:r>
      <w:r w:rsidR="003443C4">
        <w:t>.</w:t>
      </w:r>
      <w:r w:rsidR="003443C4">
        <w:tab/>
        <w:t>“Effective Date” shall mean the date of the last signature to this Agreement.</w:t>
      </w:r>
    </w:p>
    <w:p w14:paraId="6722DE5B" w14:textId="2E6EA3C6" w:rsidR="00E621F9" w:rsidRDefault="00E621F9" w:rsidP="00DE7F71"/>
    <w:p w14:paraId="658DA3AA" w14:textId="527E493F" w:rsidR="00E621F9" w:rsidRDefault="00E621F9" w:rsidP="00DE7F71">
      <w:r>
        <w:t>G.</w:t>
      </w:r>
      <w:r>
        <w:tab/>
        <w:t>“Initial Public Offering” shall mean the effectiveness of a registration statement for the first sale of Licensee’s common stock in a public offering registered under the Securities Act of 1933, as amended.</w:t>
      </w:r>
    </w:p>
    <w:p w14:paraId="0C601052" w14:textId="77777777" w:rsidR="003443C4" w:rsidRDefault="003443C4" w:rsidP="00DE7F71"/>
    <w:p w14:paraId="5C5EC7B8" w14:textId="585C3BA7" w:rsidR="003443C4" w:rsidRDefault="00E621F9" w:rsidP="00DE7F71">
      <w:r>
        <w:t>H</w:t>
      </w:r>
      <w:r w:rsidR="003443C4">
        <w:t>.</w:t>
      </w:r>
      <w:r w:rsidR="003443C4">
        <w:tab/>
        <w:t xml:space="preserve">“Licensed Field” shall be </w:t>
      </w:r>
      <w:r w:rsidR="005E22AB">
        <w:t>all fields of use</w:t>
      </w:r>
      <w:r w:rsidR="003443C4">
        <w:t xml:space="preserve">.  </w:t>
      </w:r>
    </w:p>
    <w:p w14:paraId="3B20C4F2" w14:textId="77777777" w:rsidR="003443C4" w:rsidRDefault="003443C4" w:rsidP="00DE7F71"/>
    <w:p w14:paraId="73304F5A" w14:textId="7F508E3D" w:rsidR="003443C4" w:rsidRDefault="00E621F9" w:rsidP="00DE7F71">
      <w:r>
        <w:t>I</w:t>
      </w:r>
      <w:r w:rsidR="003443C4">
        <w:t>.</w:t>
      </w:r>
      <w:r w:rsidR="003443C4">
        <w:tab/>
        <w:t xml:space="preserve">“Licensed Patents” shall refer to and mean those patents and patent applications listed on Appendix B attached hereto, and any </w:t>
      </w:r>
      <w:proofErr w:type="spellStart"/>
      <w:r w:rsidR="003443C4">
        <w:t>divisional</w:t>
      </w:r>
      <w:r w:rsidR="004C52C2">
        <w:t>s</w:t>
      </w:r>
      <w:proofErr w:type="spellEnd"/>
      <w:r w:rsidR="003443C4">
        <w:t>, continuation</w:t>
      </w:r>
      <w:r w:rsidR="004C52C2">
        <w:t>s</w:t>
      </w:r>
      <w:r w:rsidR="003443C4">
        <w:t>, reexamination</w:t>
      </w:r>
      <w:r w:rsidR="004C52C2">
        <w:t>s, additions,</w:t>
      </w:r>
      <w:r w:rsidR="003443C4">
        <w:t xml:space="preserve"> reissue</w:t>
      </w:r>
      <w:r w:rsidR="004C52C2">
        <w:t xml:space="preserve">s, </w:t>
      </w:r>
      <w:proofErr w:type="gramStart"/>
      <w:r w:rsidR="004C52C2">
        <w:t>extensions</w:t>
      </w:r>
      <w:proofErr w:type="gramEnd"/>
      <w:r w:rsidR="004C52C2">
        <w:t xml:space="preserve"> and supplementary protect</w:t>
      </w:r>
      <w:r w:rsidR="00B3095F">
        <w:t>ion certificates</w:t>
      </w:r>
      <w:r w:rsidR="003443C4">
        <w:t xml:space="preserve"> that claim priority </w:t>
      </w:r>
      <w:r w:rsidR="00B3095F">
        <w:t>to any of the foregoing</w:t>
      </w:r>
      <w:r w:rsidR="003443C4">
        <w:t xml:space="preserve"> and which are owned by ISURF, but only to the extent </w:t>
      </w:r>
      <w:r w:rsidR="00F35BEF">
        <w:t xml:space="preserve">of the subject matter </w:t>
      </w:r>
      <w:r w:rsidR="003242C5">
        <w:t>claimed in a patent application listed on Appendix B</w:t>
      </w:r>
      <w:r w:rsidR="003443C4">
        <w:t>.</w:t>
      </w:r>
    </w:p>
    <w:p w14:paraId="1F612EED" w14:textId="77777777" w:rsidR="003443C4" w:rsidRDefault="003443C4" w:rsidP="00DE7F71"/>
    <w:p w14:paraId="6E51FE0E" w14:textId="6CF43656" w:rsidR="003443C4" w:rsidRDefault="00E621F9" w:rsidP="00DE7F71">
      <w:r>
        <w:t>J</w:t>
      </w:r>
      <w:r w:rsidR="003443C4">
        <w:t>.</w:t>
      </w:r>
      <w:r w:rsidR="003443C4">
        <w:tab/>
        <w:t xml:space="preserve">“Licensed Territory” shall </w:t>
      </w:r>
      <w:r w:rsidR="00B3095F">
        <w:t xml:space="preserve">mean </w:t>
      </w:r>
      <w:r w:rsidR="003F05FC">
        <w:t>the United States of America, Canada, and Mexico</w:t>
      </w:r>
      <w:r w:rsidR="005E22AB">
        <w:t>.</w:t>
      </w:r>
    </w:p>
    <w:p w14:paraId="5A8C559F" w14:textId="77777777" w:rsidR="005E22AB" w:rsidRDefault="005E22AB" w:rsidP="00DE7F71"/>
    <w:p w14:paraId="54BD9C63" w14:textId="2A608349" w:rsidR="005E22AB" w:rsidRDefault="00E621F9" w:rsidP="00DE7F71">
      <w:r>
        <w:t>K</w:t>
      </w:r>
      <w:r w:rsidR="005E22AB">
        <w:t>.</w:t>
      </w:r>
      <w:r w:rsidR="005E22AB">
        <w:tab/>
        <w:t>“</w:t>
      </w:r>
      <w:r w:rsidR="005E22AB" w:rsidRPr="00700FEE">
        <w:t xml:space="preserve">Option </w:t>
      </w:r>
      <w:r w:rsidR="005640A6" w:rsidRPr="00700FEE">
        <w:t>Patents</w:t>
      </w:r>
      <w:r w:rsidR="005E22AB" w:rsidRPr="00700FEE">
        <w:t xml:space="preserve">” </w:t>
      </w:r>
      <w:r w:rsidR="005640A6" w:rsidRPr="00700FEE">
        <w:t xml:space="preserve">shall refer to and mean those patents and patent applications listed on Appendix C attached hereto, and any </w:t>
      </w:r>
      <w:proofErr w:type="spellStart"/>
      <w:r w:rsidR="005640A6" w:rsidRPr="00700FEE">
        <w:t>divisionals</w:t>
      </w:r>
      <w:proofErr w:type="spellEnd"/>
      <w:r w:rsidR="005640A6" w:rsidRPr="00700FEE">
        <w:t xml:space="preserve">, continuations, reexaminations, additions, reissues, </w:t>
      </w:r>
      <w:proofErr w:type="gramStart"/>
      <w:r w:rsidR="005640A6" w:rsidRPr="00700FEE">
        <w:t>extensions</w:t>
      </w:r>
      <w:proofErr w:type="gramEnd"/>
      <w:r w:rsidR="005640A6" w:rsidRPr="00700FEE">
        <w:t xml:space="preserve"> and supplementary protection certificates that claim priority to any of the foregoing and which are owned by ISURF, but only to the extent of the subject matter claimed in a patent application listed on Appendix C</w:t>
      </w:r>
      <w:r w:rsidR="005E22AB" w:rsidRPr="00700FEE">
        <w:t>.</w:t>
      </w:r>
      <w:r w:rsidR="005E22AB">
        <w:t xml:space="preserve">   </w:t>
      </w:r>
    </w:p>
    <w:p w14:paraId="092563D3" w14:textId="77777777" w:rsidR="003443C4" w:rsidRDefault="003443C4" w:rsidP="00DE7F71"/>
    <w:p w14:paraId="7A7351AB" w14:textId="58EB1830" w:rsidR="003443C4" w:rsidRDefault="00E621F9" w:rsidP="00DE7F71">
      <w:r>
        <w:t>L</w:t>
      </w:r>
      <w:r w:rsidR="003443C4">
        <w:t>.</w:t>
      </w:r>
      <w:r w:rsidR="003443C4">
        <w:tab/>
        <w:t xml:space="preserve">“Party” or “Parties” shall mean either or both ISURF </w:t>
      </w:r>
      <w:proofErr w:type="gramStart"/>
      <w:r w:rsidR="003443C4">
        <w:t>or</w:t>
      </w:r>
      <w:proofErr w:type="gramEnd"/>
      <w:r w:rsidR="003443C4">
        <w:t xml:space="preserve"> Licensee, respectively.</w:t>
      </w:r>
    </w:p>
    <w:p w14:paraId="3510F9EB" w14:textId="77777777" w:rsidR="003443C4" w:rsidRDefault="003443C4" w:rsidP="00DE7F71"/>
    <w:p w14:paraId="67507C51" w14:textId="67776A64" w:rsidR="003443C4" w:rsidRDefault="00E621F9" w:rsidP="00DE7F71">
      <w:r>
        <w:t>M</w:t>
      </w:r>
      <w:r w:rsidR="003443C4">
        <w:t>.</w:t>
      </w:r>
      <w:r w:rsidR="003443C4">
        <w:tab/>
        <w:t>“Products” shall</w:t>
      </w:r>
      <w:r w:rsidR="004868AE">
        <w:t xml:space="preserve"> mean individually or collectively, depending on the specificity of the reference, any product</w:t>
      </w:r>
      <w:r w:rsidR="00147AC3">
        <w:t>,</w:t>
      </w:r>
      <w:r w:rsidR="004868AE">
        <w:t xml:space="preserve"> </w:t>
      </w:r>
      <w:proofErr w:type="gramStart"/>
      <w:r w:rsidR="004868AE">
        <w:t>process</w:t>
      </w:r>
      <w:proofErr w:type="gramEnd"/>
      <w:r w:rsidR="00147AC3">
        <w:t xml:space="preserve"> or </w:t>
      </w:r>
      <w:r w:rsidR="006C7B04">
        <w:t>s</w:t>
      </w:r>
      <w:r w:rsidR="00147AC3">
        <w:t>ervice</w:t>
      </w:r>
      <w:r w:rsidR="00045F8B">
        <w:t xml:space="preserve"> </w:t>
      </w:r>
      <w:r w:rsidR="004868AE">
        <w:t>claimed in whole or in part by a Valid Claim within the Licensed Patent</w:t>
      </w:r>
      <w:r w:rsidR="00440DDA">
        <w:t>s</w:t>
      </w:r>
      <w:r w:rsidR="00045F8B">
        <w:t>.</w:t>
      </w:r>
    </w:p>
    <w:p w14:paraId="15BE285D" w14:textId="77777777" w:rsidR="003443C4" w:rsidRDefault="003443C4" w:rsidP="00DE7F71"/>
    <w:p w14:paraId="3B1F31B5" w14:textId="2E5BEFCE" w:rsidR="003443C4" w:rsidRDefault="00E621F9" w:rsidP="00DE7F71">
      <w:r>
        <w:lastRenderedPageBreak/>
        <w:t>N</w:t>
      </w:r>
      <w:r w:rsidR="003443C4">
        <w:t>.</w:t>
      </w:r>
      <w:r w:rsidR="003443C4">
        <w:tab/>
        <w:t xml:space="preserve">“Selling Price” shall mean the </w:t>
      </w:r>
      <w:r w:rsidR="00B34F64">
        <w:t xml:space="preserve">gross invoice amount </w:t>
      </w:r>
      <w:r w:rsidR="003443C4">
        <w:t xml:space="preserve">of Products </w:t>
      </w:r>
      <w:r w:rsidR="006C7B04">
        <w:t xml:space="preserve">transferred </w:t>
      </w:r>
      <w:r w:rsidR="003443C4">
        <w:t>to</w:t>
      </w:r>
      <w:r w:rsidR="00B34F64">
        <w:t xml:space="preserve"> or performed for</w:t>
      </w:r>
      <w:r w:rsidR="003443C4">
        <w:t xml:space="preserve"> the end user </w:t>
      </w:r>
      <w:r w:rsidR="00B34F64">
        <w:t>less solely</w:t>
      </w:r>
      <w:r w:rsidR="00C97BF7">
        <w:t xml:space="preserve"> (</w:t>
      </w:r>
      <w:proofErr w:type="spellStart"/>
      <w:r w:rsidR="00C97BF7">
        <w:t>i</w:t>
      </w:r>
      <w:proofErr w:type="spellEnd"/>
      <w:r w:rsidR="00C97BF7">
        <w:t>)</w:t>
      </w:r>
      <w:r w:rsidR="00B34F64">
        <w:t xml:space="preserve"> any </w:t>
      </w:r>
      <w:r w:rsidR="003443C4">
        <w:t>shipping costs</w:t>
      </w:r>
      <w:r w:rsidR="00B34F64">
        <w:t xml:space="preserve"> for the Product included in the gross</w:t>
      </w:r>
      <w:r w:rsidR="006C7B04">
        <w:t xml:space="preserve"> amount</w:t>
      </w:r>
      <w:r w:rsidR="00C97BF7">
        <w:t xml:space="preserve"> if itemized on the invoice, (ii)</w:t>
      </w:r>
      <w:r w:rsidR="003443C4">
        <w:t xml:space="preserve"> sales taxes</w:t>
      </w:r>
      <w:r w:rsidR="00B34F64">
        <w:t xml:space="preserve"> for the Product included in the gross amount</w:t>
      </w:r>
      <w:r w:rsidR="006C7B04">
        <w:t xml:space="preserve"> if itemized on the invoice, </w:t>
      </w:r>
      <w:del w:id="113" w:author="Author">
        <w:r w:rsidR="006C7B04" w:rsidDel="00637B5E">
          <w:delText xml:space="preserve">and </w:delText>
        </w:r>
      </w:del>
      <w:r w:rsidR="00C97BF7">
        <w:t xml:space="preserve">(iii) </w:t>
      </w:r>
      <w:r w:rsidR="006C7B04">
        <w:t>allowances because of returned Products</w:t>
      </w:r>
      <w:ins w:id="114" w:author="Author">
        <w:r w:rsidR="00637B5E">
          <w:t>, and (iv) sales commissions paid directly by Licensee</w:t>
        </w:r>
      </w:ins>
      <w:r w:rsidR="003443C4">
        <w:t>.  The “Selling Price” for a Product that is transferred to</w:t>
      </w:r>
      <w:r w:rsidR="00B34F64">
        <w:t xml:space="preserve"> or performed for</w:t>
      </w:r>
      <w:r w:rsidR="00B757B1">
        <w:t xml:space="preserve"> a third party, excluding an</w:t>
      </w:r>
      <w:r w:rsidR="00C97BF7">
        <w:t xml:space="preserve"> A</w:t>
      </w:r>
      <w:r w:rsidR="00B34F64">
        <w:t xml:space="preserve">ffiliate of Licensee, for less than the average Selling </w:t>
      </w:r>
      <w:r w:rsidR="00C06B25">
        <w:t xml:space="preserve">Price of the Product in the applicable Licensed Field and Licensed Territory, or to an </w:t>
      </w:r>
      <w:r w:rsidR="00B97094">
        <w:t>A</w:t>
      </w:r>
      <w:r w:rsidR="00C06B25">
        <w:t xml:space="preserve">ffiliate who does not further transfer such Product to the end user in a transfer reported hereunder shall be deemed transferred or performed at an invoice amount equivalent to the average invoiced amount to the end user </w:t>
      </w:r>
      <w:r w:rsidR="003443C4">
        <w:t>of that type of Product</w:t>
      </w:r>
      <w:r w:rsidR="003A0817">
        <w:t xml:space="preserve"> in </w:t>
      </w:r>
      <w:r w:rsidR="00C06B25">
        <w:t>the same Licens</w:t>
      </w:r>
      <w:r w:rsidR="00B97094">
        <w:t xml:space="preserve">ed Field and Licensed Territory </w:t>
      </w:r>
      <w:r w:rsidR="003443C4">
        <w:t>during the applicable calendar quarter</w:t>
      </w:r>
      <w:r w:rsidR="00C06B25">
        <w:t xml:space="preserve"> unless there is no such average invoice price, in which case the Parties shall immediately determine the fair market value that shall constitute the Selling Price prior to the end of the calendar quarter in which the transfer occurred</w:t>
      </w:r>
      <w:r w:rsidR="003443C4" w:rsidRPr="002359BE">
        <w:t>.</w:t>
      </w:r>
      <w:r w:rsidR="00C06B25" w:rsidRPr="002359BE">
        <w:t xml:space="preserve">  </w:t>
      </w:r>
      <w:r w:rsidR="00C97BF7" w:rsidRPr="002359BE">
        <w:t xml:space="preserve">All payments due under this Agreement shall be made without deduction of taxes, assessments, or other charges of any kind which may be imposed on ISURF or Licensee by any government outside of the United States or any political subdivision of any government with respect to any amounts payable to ISURF pursuant to this Agreement.  All such taxes, assessments, or other charges shall be assumed </w:t>
      </w:r>
      <w:r w:rsidR="006F4D24" w:rsidRPr="002359BE">
        <w:t>by Licensee.</w:t>
      </w:r>
    </w:p>
    <w:p w14:paraId="36C2AFE4" w14:textId="77777777" w:rsidR="003443C4" w:rsidRDefault="003443C4" w:rsidP="00DE7F71"/>
    <w:p w14:paraId="65E28E13" w14:textId="7AF480E7" w:rsidR="009F13CA" w:rsidRDefault="00E621F9" w:rsidP="002A3E2B">
      <w:r>
        <w:t>O</w:t>
      </w:r>
      <w:r w:rsidR="00DB3132">
        <w:t>.</w:t>
      </w:r>
      <w:r w:rsidR="00DB3132">
        <w:tab/>
        <w:t xml:space="preserve">“Valid Claim” shall mean </w:t>
      </w:r>
      <w:r w:rsidR="00DB3132" w:rsidRPr="00DB3132">
        <w:t xml:space="preserve">any claim within the </w:t>
      </w:r>
      <w:r w:rsidR="00DB3132">
        <w:t xml:space="preserve">Licensed </w:t>
      </w:r>
      <w:r w:rsidR="00DB3132" w:rsidRPr="00DB3132">
        <w:t>Patents, on a country-by-country basi</w:t>
      </w:r>
      <w:r w:rsidR="0082079C">
        <w:t xml:space="preserve">s: (a) in any patent application </w:t>
      </w:r>
      <w:r w:rsidR="00DB3132" w:rsidRPr="00DB3132">
        <w:t xml:space="preserve">or (b) in a patent that has not expired, been </w:t>
      </w:r>
      <w:proofErr w:type="gramStart"/>
      <w:r w:rsidR="00DB3132" w:rsidRPr="00DB3132">
        <w:t>abandoned</w:t>
      </w:r>
      <w:proofErr w:type="gramEnd"/>
      <w:r w:rsidR="00DB3132" w:rsidRPr="00DB3132">
        <w:t xml:space="preserve"> or </w:t>
      </w:r>
      <w:r w:rsidR="00DB3132" w:rsidRPr="002359BE">
        <w:t>declared invalid and unenforceable by a non-appealable order.</w:t>
      </w:r>
    </w:p>
    <w:p w14:paraId="3F715D59" w14:textId="77777777" w:rsidR="00EC3985" w:rsidRDefault="00EC3985" w:rsidP="002A3E2B"/>
    <w:p w14:paraId="7B16EF21" w14:textId="26536CEC" w:rsidR="002D0EDD" w:rsidRDefault="002D0EDD" w:rsidP="002A3E2B">
      <w:r>
        <w:br w:type="page"/>
      </w:r>
    </w:p>
    <w:p w14:paraId="7BCC3F12" w14:textId="77777777" w:rsidR="003443C4" w:rsidRDefault="003443C4" w:rsidP="002A3E2B">
      <w:r>
        <w:lastRenderedPageBreak/>
        <w:t>APPENDIX B</w:t>
      </w:r>
    </w:p>
    <w:p w14:paraId="659C7E49" w14:textId="77777777" w:rsidR="003443C4" w:rsidRDefault="003443C4" w:rsidP="002A3E2B">
      <w:pPr>
        <w:rPr>
          <w:color w:val="000000"/>
        </w:rPr>
      </w:pPr>
    </w:p>
    <w:p w14:paraId="518E846E" w14:textId="77777777" w:rsidR="002D0EDD" w:rsidRPr="007C0720" w:rsidRDefault="002D0EDD" w:rsidP="0055705E">
      <w:pPr>
        <w:pStyle w:val="Heading1"/>
        <w:jc w:val="left"/>
        <w:rPr>
          <w:sz w:val="20"/>
        </w:rPr>
      </w:pPr>
      <w:r>
        <w:rPr>
          <w:sz w:val="20"/>
        </w:rPr>
        <w:t>LICENSED PATENTS</w:t>
      </w:r>
    </w:p>
    <w:p w14:paraId="637B617A" w14:textId="77777777" w:rsidR="002D0EDD" w:rsidRDefault="002D0EDD" w:rsidP="002D0EDD">
      <w:pPr>
        <w:tabs>
          <w:tab w:val="left" w:pos="-1440"/>
          <w:tab w:val="left" w:pos="-976"/>
          <w:tab w:val="left" w:pos="-256"/>
          <w:tab w:val="left" w:pos="464"/>
          <w:tab w:val="left" w:pos="3600"/>
          <w:tab w:val="left" w:pos="4320"/>
          <w:tab w:val="left" w:pos="5040"/>
          <w:tab w:val="left" w:pos="5760"/>
        </w:tabs>
        <w:rPr>
          <w:color w:val="000000"/>
        </w:rPr>
      </w:pPr>
    </w:p>
    <w:tbl>
      <w:tblPr>
        <w:tblW w:w="9347"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87"/>
        <w:gridCol w:w="1988"/>
        <w:gridCol w:w="1342"/>
        <w:gridCol w:w="4230"/>
      </w:tblGrid>
      <w:tr w:rsidR="002D0EDD" w:rsidRPr="002D0EDD" w14:paraId="6F56A23E" w14:textId="77777777" w:rsidTr="000C3B10">
        <w:trPr>
          <w:cantSplit/>
        </w:trPr>
        <w:tc>
          <w:tcPr>
            <w:tcW w:w="1787" w:type="dxa"/>
            <w:vAlign w:val="center"/>
          </w:tcPr>
          <w:p w14:paraId="0F57664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ISURF</w:t>
            </w:r>
          </w:p>
          <w:p w14:paraId="26FB8D4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REFERENCE</w:t>
            </w:r>
          </w:p>
          <w:p w14:paraId="1B67D4AE"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NUMBER</w:t>
            </w:r>
          </w:p>
        </w:tc>
        <w:tc>
          <w:tcPr>
            <w:tcW w:w="1988" w:type="dxa"/>
            <w:vAlign w:val="center"/>
          </w:tcPr>
          <w:p w14:paraId="7956E2A9"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PATENT NUMBER /APPLICATION</w:t>
            </w:r>
          </w:p>
          <w:p w14:paraId="15426A3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SERIAL NUMBER</w:t>
            </w:r>
          </w:p>
        </w:tc>
        <w:tc>
          <w:tcPr>
            <w:tcW w:w="1342" w:type="dxa"/>
            <w:vAlign w:val="center"/>
          </w:tcPr>
          <w:p w14:paraId="2FF1FE3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COUNTRY</w:t>
            </w:r>
          </w:p>
        </w:tc>
        <w:tc>
          <w:tcPr>
            <w:tcW w:w="4230" w:type="dxa"/>
            <w:vAlign w:val="center"/>
          </w:tcPr>
          <w:p w14:paraId="71B2B1A9"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PATENT APPLICATION TITLE</w:t>
            </w:r>
          </w:p>
        </w:tc>
      </w:tr>
      <w:tr w:rsidR="002D0EDD" w:rsidRPr="002D0EDD" w14:paraId="5233E63D" w14:textId="77777777" w:rsidTr="000C3B10">
        <w:trPr>
          <w:cantSplit/>
        </w:trPr>
        <w:tc>
          <w:tcPr>
            <w:tcW w:w="1787" w:type="dxa"/>
            <w:vAlign w:val="center"/>
          </w:tcPr>
          <w:p w14:paraId="699B1C7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7EA0938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9,932,435</w:t>
            </w:r>
          </w:p>
        </w:tc>
        <w:tc>
          <w:tcPr>
            <w:tcW w:w="1342" w:type="dxa"/>
            <w:vAlign w:val="center"/>
          </w:tcPr>
          <w:p w14:paraId="714914CF"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1BB036D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Soybean Oil</w:t>
            </w:r>
          </w:p>
        </w:tc>
      </w:tr>
      <w:tr w:rsidR="002D0EDD" w:rsidRPr="002D0EDD" w14:paraId="5E7CFFE7" w14:textId="77777777" w:rsidTr="000C3B10">
        <w:trPr>
          <w:cantSplit/>
        </w:trPr>
        <w:tc>
          <w:tcPr>
            <w:tcW w:w="1787" w:type="dxa"/>
            <w:vAlign w:val="center"/>
          </w:tcPr>
          <w:p w14:paraId="2C1484BC"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2A34DA3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10,570,238</w:t>
            </w:r>
          </w:p>
        </w:tc>
        <w:tc>
          <w:tcPr>
            <w:tcW w:w="1342" w:type="dxa"/>
            <w:vAlign w:val="center"/>
          </w:tcPr>
          <w:p w14:paraId="48A4597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640993EE"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Plant Oil</w:t>
            </w:r>
          </w:p>
        </w:tc>
      </w:tr>
      <w:tr w:rsidR="002D0EDD" w:rsidRPr="002D0EDD" w14:paraId="54FE368F" w14:textId="77777777" w:rsidTr="000C3B10">
        <w:trPr>
          <w:cantSplit/>
        </w:trPr>
        <w:tc>
          <w:tcPr>
            <w:tcW w:w="1787" w:type="dxa"/>
            <w:vAlign w:val="center"/>
          </w:tcPr>
          <w:p w14:paraId="7C723714"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44B7E543"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9,650,463</w:t>
            </w:r>
          </w:p>
        </w:tc>
        <w:tc>
          <w:tcPr>
            <w:tcW w:w="1342" w:type="dxa"/>
            <w:vAlign w:val="center"/>
          </w:tcPr>
          <w:p w14:paraId="5DE323D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6DE3BE0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14BB58A1" w14:textId="77777777" w:rsidTr="000C3B10">
        <w:trPr>
          <w:cantSplit/>
        </w:trPr>
        <w:tc>
          <w:tcPr>
            <w:tcW w:w="1787" w:type="dxa"/>
            <w:vAlign w:val="center"/>
          </w:tcPr>
          <w:p w14:paraId="377FFD51"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4425DF7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9,926,392</w:t>
            </w:r>
          </w:p>
        </w:tc>
        <w:tc>
          <w:tcPr>
            <w:tcW w:w="1342" w:type="dxa"/>
            <w:vAlign w:val="center"/>
          </w:tcPr>
          <w:p w14:paraId="7BF9FC24"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404AE83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63DB354A" w14:textId="77777777" w:rsidTr="000C3B10">
        <w:trPr>
          <w:cantSplit/>
        </w:trPr>
        <w:tc>
          <w:tcPr>
            <w:tcW w:w="1787" w:type="dxa"/>
            <w:vAlign w:val="center"/>
          </w:tcPr>
          <w:p w14:paraId="7243D96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2FF71D41"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10,093,758</w:t>
            </w:r>
          </w:p>
        </w:tc>
        <w:tc>
          <w:tcPr>
            <w:tcW w:w="1342" w:type="dxa"/>
            <w:vAlign w:val="center"/>
          </w:tcPr>
          <w:p w14:paraId="362A175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07CD239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4236A432" w14:textId="77777777" w:rsidTr="000C3B10">
        <w:trPr>
          <w:cantSplit/>
        </w:trPr>
        <w:tc>
          <w:tcPr>
            <w:tcW w:w="1787" w:type="dxa"/>
            <w:vAlign w:val="center"/>
          </w:tcPr>
          <w:p w14:paraId="6B98452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4BA0D66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10,752,711</w:t>
            </w:r>
          </w:p>
        </w:tc>
        <w:tc>
          <w:tcPr>
            <w:tcW w:w="1342" w:type="dxa"/>
            <w:vAlign w:val="center"/>
          </w:tcPr>
          <w:p w14:paraId="744D4DE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54B1C09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46170010" w14:textId="77777777" w:rsidTr="000C3B10">
        <w:trPr>
          <w:cantSplit/>
        </w:trPr>
        <w:tc>
          <w:tcPr>
            <w:tcW w:w="1787" w:type="dxa"/>
            <w:vAlign w:val="center"/>
          </w:tcPr>
          <w:p w14:paraId="4545DA3F"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23D272B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10,730,975</w:t>
            </w:r>
          </w:p>
        </w:tc>
        <w:tc>
          <w:tcPr>
            <w:tcW w:w="1342" w:type="dxa"/>
            <w:vAlign w:val="center"/>
          </w:tcPr>
          <w:p w14:paraId="5B868E9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54185F9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30B1DC7E" w14:textId="77777777" w:rsidTr="000C3B10">
        <w:trPr>
          <w:cantSplit/>
        </w:trPr>
        <w:tc>
          <w:tcPr>
            <w:tcW w:w="1787" w:type="dxa"/>
            <w:vAlign w:val="center"/>
          </w:tcPr>
          <w:p w14:paraId="7B6A3D1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04495</w:t>
            </w:r>
          </w:p>
        </w:tc>
        <w:tc>
          <w:tcPr>
            <w:tcW w:w="1988" w:type="dxa"/>
            <w:vAlign w:val="center"/>
          </w:tcPr>
          <w:p w14:paraId="35B6FFB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10,570,286</w:t>
            </w:r>
          </w:p>
        </w:tc>
        <w:tc>
          <w:tcPr>
            <w:tcW w:w="1342" w:type="dxa"/>
            <w:vAlign w:val="center"/>
          </w:tcPr>
          <w:p w14:paraId="487DC1B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1B7D4AF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Improved Asphalt Products and Methods of Producing Them for Rejuvenation and Softening of Asphalt</w:t>
            </w:r>
          </w:p>
        </w:tc>
      </w:tr>
      <w:tr w:rsidR="002D0EDD" w:rsidRPr="002D0EDD" w14:paraId="6C06690D" w14:textId="77777777" w:rsidTr="000C3B10">
        <w:trPr>
          <w:cantSplit/>
        </w:trPr>
        <w:tc>
          <w:tcPr>
            <w:tcW w:w="1787" w:type="dxa"/>
            <w:vAlign w:val="center"/>
          </w:tcPr>
          <w:p w14:paraId="3264A3C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04495</w:t>
            </w:r>
          </w:p>
        </w:tc>
        <w:tc>
          <w:tcPr>
            <w:tcW w:w="1988" w:type="dxa"/>
            <w:vAlign w:val="center"/>
          </w:tcPr>
          <w:p w14:paraId="59EC6A4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16/751,520</w:t>
            </w:r>
          </w:p>
        </w:tc>
        <w:tc>
          <w:tcPr>
            <w:tcW w:w="1342" w:type="dxa"/>
            <w:vAlign w:val="center"/>
          </w:tcPr>
          <w:p w14:paraId="5DB6F7B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4F4A2F53"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Improved Asphalt Products and Methods of Producing Them for Rejuvenation and Softening of Asphalt</w:t>
            </w:r>
          </w:p>
        </w:tc>
      </w:tr>
      <w:tr w:rsidR="002D0EDD" w:rsidRPr="002D0EDD" w14:paraId="49CAF84B" w14:textId="77777777" w:rsidTr="000C3B10">
        <w:trPr>
          <w:cantSplit/>
        </w:trPr>
        <w:tc>
          <w:tcPr>
            <w:tcW w:w="1787" w:type="dxa"/>
            <w:vAlign w:val="center"/>
          </w:tcPr>
          <w:p w14:paraId="4CF9192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04813</w:t>
            </w:r>
          </w:p>
        </w:tc>
        <w:tc>
          <w:tcPr>
            <w:tcW w:w="1988" w:type="dxa"/>
            <w:vAlign w:val="center"/>
          </w:tcPr>
          <w:p w14:paraId="0B45AEC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17/275,500</w:t>
            </w:r>
          </w:p>
        </w:tc>
        <w:tc>
          <w:tcPr>
            <w:tcW w:w="1342" w:type="dxa"/>
            <w:vAlign w:val="center"/>
          </w:tcPr>
          <w:p w14:paraId="0B4ECD15"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691E485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Enhancing Asphalt’s Properties with a Biobased Polymer Modified Liquid Asphalt Cement</w:t>
            </w:r>
          </w:p>
        </w:tc>
      </w:tr>
      <w:tr w:rsidR="002D0EDD" w:rsidRPr="002D0EDD" w14:paraId="3DFC68CE" w14:textId="77777777" w:rsidTr="000C3B10">
        <w:trPr>
          <w:cantSplit/>
        </w:trPr>
        <w:tc>
          <w:tcPr>
            <w:tcW w:w="1787" w:type="dxa"/>
            <w:vAlign w:val="center"/>
          </w:tcPr>
          <w:p w14:paraId="0AA42D4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05007</w:t>
            </w:r>
          </w:p>
        </w:tc>
        <w:tc>
          <w:tcPr>
            <w:tcW w:w="1988" w:type="dxa"/>
            <w:vAlign w:val="center"/>
          </w:tcPr>
          <w:p w14:paraId="576A33C4"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63/170,178</w:t>
            </w:r>
          </w:p>
        </w:tc>
        <w:tc>
          <w:tcPr>
            <w:tcW w:w="1342" w:type="dxa"/>
            <w:vAlign w:val="center"/>
          </w:tcPr>
          <w:p w14:paraId="2050D5C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5825D22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 xml:space="preserve">Impact Modification of Polyesters via Reactive Extrusion with </w:t>
            </w:r>
            <w:proofErr w:type="gramStart"/>
            <w:r w:rsidRPr="0055705E">
              <w:rPr>
                <w:color w:val="000000"/>
              </w:rPr>
              <w:t>Poly(</w:t>
            </w:r>
            <w:proofErr w:type="gramEnd"/>
            <w:r w:rsidRPr="0055705E">
              <w:rPr>
                <w:color w:val="000000"/>
              </w:rPr>
              <w:t>Acrylated Epoxidized High-Oleic Soybean Oil)</w:t>
            </w:r>
          </w:p>
        </w:tc>
      </w:tr>
      <w:tr w:rsidR="002D0EDD" w:rsidRPr="002D0EDD" w14:paraId="3C153715" w14:textId="77777777" w:rsidTr="000C3B10">
        <w:trPr>
          <w:cantSplit/>
        </w:trPr>
        <w:tc>
          <w:tcPr>
            <w:tcW w:w="1787" w:type="dxa"/>
            <w:vAlign w:val="center"/>
          </w:tcPr>
          <w:p w14:paraId="174D6E9F"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05258</w:t>
            </w:r>
          </w:p>
        </w:tc>
        <w:tc>
          <w:tcPr>
            <w:tcW w:w="1988" w:type="dxa"/>
            <w:vAlign w:val="center"/>
          </w:tcPr>
          <w:p w14:paraId="10997DB1"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63/170,187</w:t>
            </w:r>
          </w:p>
        </w:tc>
        <w:tc>
          <w:tcPr>
            <w:tcW w:w="1342" w:type="dxa"/>
            <w:vAlign w:val="center"/>
          </w:tcPr>
          <w:p w14:paraId="6B779E0E"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U.S.A.</w:t>
            </w:r>
          </w:p>
        </w:tc>
        <w:tc>
          <w:tcPr>
            <w:tcW w:w="4230" w:type="dxa"/>
            <w:vAlign w:val="center"/>
          </w:tcPr>
          <w:p w14:paraId="66F7661C"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 xml:space="preserve">Thermoplastic Graft Elastomers via Reactive Compatibilization of </w:t>
            </w:r>
            <w:proofErr w:type="gramStart"/>
            <w:r w:rsidRPr="0055705E">
              <w:rPr>
                <w:color w:val="000000"/>
              </w:rPr>
              <w:t>Poly(</w:t>
            </w:r>
            <w:proofErr w:type="gramEnd"/>
            <w:r w:rsidRPr="0055705E">
              <w:rPr>
                <w:color w:val="000000"/>
              </w:rPr>
              <w:t>acrylated Epoxidized High Oleic Soybean Oil) and Polydiene-Containing Copolymers</w:t>
            </w:r>
          </w:p>
        </w:tc>
      </w:tr>
      <w:tr w:rsidR="002D0EDD" w:rsidRPr="002D0EDD" w14:paraId="2806A57C" w14:textId="77777777" w:rsidTr="000C3B10">
        <w:trPr>
          <w:cantSplit/>
        </w:trPr>
        <w:tc>
          <w:tcPr>
            <w:tcW w:w="1787" w:type="dxa"/>
            <w:vAlign w:val="center"/>
          </w:tcPr>
          <w:p w14:paraId="14EF049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05360</w:t>
            </w:r>
          </w:p>
        </w:tc>
        <w:tc>
          <w:tcPr>
            <w:tcW w:w="1988" w:type="dxa"/>
            <w:vAlign w:val="center"/>
          </w:tcPr>
          <w:p w14:paraId="308FADCF"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N/A</w:t>
            </w:r>
          </w:p>
        </w:tc>
        <w:tc>
          <w:tcPr>
            <w:tcW w:w="1342" w:type="dxa"/>
            <w:vAlign w:val="center"/>
          </w:tcPr>
          <w:p w14:paraId="130BA45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N/A</w:t>
            </w:r>
          </w:p>
        </w:tc>
        <w:tc>
          <w:tcPr>
            <w:tcW w:w="4230" w:type="dxa"/>
            <w:vAlign w:val="center"/>
          </w:tcPr>
          <w:p w14:paraId="40AC2B51"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BioMAG Based Emulsion for Cold-in-Place Applications</w:t>
            </w:r>
          </w:p>
        </w:tc>
      </w:tr>
      <w:tr w:rsidR="002D0EDD" w:rsidRPr="002D0EDD" w14:paraId="0996B574" w14:textId="77777777" w:rsidTr="000C3B10">
        <w:trPr>
          <w:cantSplit/>
        </w:trPr>
        <w:tc>
          <w:tcPr>
            <w:tcW w:w="1787" w:type="dxa"/>
            <w:vAlign w:val="center"/>
          </w:tcPr>
          <w:p w14:paraId="22073E7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05362</w:t>
            </w:r>
          </w:p>
        </w:tc>
        <w:tc>
          <w:tcPr>
            <w:tcW w:w="1988" w:type="dxa"/>
            <w:vAlign w:val="center"/>
          </w:tcPr>
          <w:p w14:paraId="0AF452D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N/A</w:t>
            </w:r>
          </w:p>
        </w:tc>
        <w:tc>
          <w:tcPr>
            <w:tcW w:w="1342" w:type="dxa"/>
            <w:vAlign w:val="center"/>
          </w:tcPr>
          <w:p w14:paraId="5A19F1DE"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N/A</w:t>
            </w:r>
          </w:p>
        </w:tc>
        <w:tc>
          <w:tcPr>
            <w:tcW w:w="4230" w:type="dxa"/>
            <w:vAlign w:val="center"/>
          </w:tcPr>
          <w:p w14:paraId="3060B89A" w14:textId="77777777" w:rsidR="002D0EDD" w:rsidRPr="0055705E" w:rsidRDefault="002D0EDD" w:rsidP="000C3B10">
            <w:pPr>
              <w:jc w:val="center"/>
            </w:pPr>
            <w:r w:rsidRPr="0055705E">
              <w:rPr>
                <w:color w:val="000000"/>
              </w:rPr>
              <w:t>PAEHOSO copolymers suitable for emulsions and dispersants</w:t>
            </w:r>
          </w:p>
        </w:tc>
      </w:tr>
      <w:tr w:rsidR="002D0EDD" w:rsidRPr="002D0EDD" w14:paraId="36001C86" w14:textId="77777777" w:rsidTr="000C3B10">
        <w:trPr>
          <w:cantSplit/>
        </w:trPr>
        <w:tc>
          <w:tcPr>
            <w:tcW w:w="1787" w:type="dxa"/>
            <w:vAlign w:val="center"/>
          </w:tcPr>
          <w:p w14:paraId="75BBDDE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05407</w:t>
            </w:r>
          </w:p>
        </w:tc>
        <w:tc>
          <w:tcPr>
            <w:tcW w:w="1988" w:type="dxa"/>
            <w:vAlign w:val="center"/>
          </w:tcPr>
          <w:p w14:paraId="433C108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N/A</w:t>
            </w:r>
          </w:p>
        </w:tc>
        <w:tc>
          <w:tcPr>
            <w:tcW w:w="1342" w:type="dxa"/>
            <w:vAlign w:val="center"/>
          </w:tcPr>
          <w:p w14:paraId="7252D465"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N/A</w:t>
            </w:r>
          </w:p>
        </w:tc>
        <w:tc>
          <w:tcPr>
            <w:tcW w:w="4230" w:type="dxa"/>
            <w:vAlign w:val="center"/>
          </w:tcPr>
          <w:p w14:paraId="6EAB2039" w14:textId="77777777" w:rsidR="002D0EDD" w:rsidRPr="0055705E" w:rsidRDefault="002D0EDD" w:rsidP="000C3B10">
            <w:pPr>
              <w:jc w:val="center"/>
              <w:rPr>
                <w:color w:val="000000"/>
              </w:rPr>
            </w:pPr>
            <w:r w:rsidRPr="0055705E">
              <w:rPr>
                <w:color w:val="000000"/>
              </w:rPr>
              <w:t>BioMAG Formulations for Improved Sealing &amp; Curing Admixtures</w:t>
            </w:r>
          </w:p>
        </w:tc>
      </w:tr>
    </w:tbl>
    <w:p w14:paraId="3D531739" w14:textId="77777777" w:rsidR="002D0EDD" w:rsidRPr="0055705E" w:rsidRDefault="002D0EDD" w:rsidP="002D0EDD">
      <w:pPr>
        <w:tabs>
          <w:tab w:val="left" w:leader="underscore" w:pos="3600"/>
        </w:tabs>
      </w:pPr>
    </w:p>
    <w:p w14:paraId="671B23A6" w14:textId="7A2A1E8E" w:rsidR="002D0EDD" w:rsidRDefault="002D0EDD" w:rsidP="005640A6">
      <w:pPr>
        <w:rPr>
          <w:color w:val="000000"/>
        </w:rPr>
      </w:pPr>
      <w:r>
        <w:rPr>
          <w:color w:val="000000"/>
        </w:rPr>
        <w:br w:type="page"/>
      </w:r>
    </w:p>
    <w:p w14:paraId="650A457D" w14:textId="49A3D0F5" w:rsidR="005640A6" w:rsidRDefault="005640A6" w:rsidP="005640A6">
      <w:r>
        <w:lastRenderedPageBreak/>
        <w:t>APPENDIX C</w:t>
      </w:r>
    </w:p>
    <w:p w14:paraId="5618AE57" w14:textId="77777777" w:rsidR="005640A6" w:rsidRDefault="005640A6" w:rsidP="005640A6">
      <w:pPr>
        <w:rPr>
          <w:color w:val="000000"/>
        </w:rPr>
      </w:pPr>
    </w:p>
    <w:p w14:paraId="2432EDFD" w14:textId="77777777" w:rsidR="002D0EDD" w:rsidRPr="0055705E" w:rsidRDefault="002D0EDD" w:rsidP="007B3F3E">
      <w:pPr>
        <w:tabs>
          <w:tab w:val="left" w:leader="underscore" w:pos="3600"/>
        </w:tabs>
        <w:jc w:val="left"/>
        <w:rPr>
          <w:b/>
          <w:bCs/>
        </w:rPr>
      </w:pPr>
      <w:r w:rsidRPr="0055705E">
        <w:rPr>
          <w:b/>
          <w:bCs/>
        </w:rPr>
        <w:t>OPTION PATENTS</w:t>
      </w:r>
    </w:p>
    <w:p w14:paraId="50E0DAE0" w14:textId="77777777" w:rsidR="002D0EDD" w:rsidRPr="0055705E" w:rsidRDefault="002D0EDD" w:rsidP="002D0EDD">
      <w:pPr>
        <w:tabs>
          <w:tab w:val="left" w:leader="underscore" w:pos="3600"/>
        </w:tabs>
      </w:pPr>
    </w:p>
    <w:tbl>
      <w:tblPr>
        <w:tblW w:w="9347" w:type="dxa"/>
        <w:tblInd w:w="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1787"/>
        <w:gridCol w:w="1988"/>
        <w:gridCol w:w="1342"/>
        <w:gridCol w:w="4230"/>
      </w:tblGrid>
      <w:tr w:rsidR="002D0EDD" w:rsidRPr="002D0EDD" w14:paraId="11AB921F" w14:textId="77777777" w:rsidTr="000C3B10">
        <w:trPr>
          <w:cantSplit/>
        </w:trPr>
        <w:tc>
          <w:tcPr>
            <w:tcW w:w="1787" w:type="dxa"/>
            <w:vAlign w:val="center"/>
          </w:tcPr>
          <w:p w14:paraId="5D39A6A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ISURF</w:t>
            </w:r>
          </w:p>
          <w:p w14:paraId="07BB485C"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REFERENCE</w:t>
            </w:r>
          </w:p>
          <w:p w14:paraId="36D3B64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NUMBER</w:t>
            </w:r>
          </w:p>
        </w:tc>
        <w:tc>
          <w:tcPr>
            <w:tcW w:w="1988" w:type="dxa"/>
            <w:vAlign w:val="center"/>
          </w:tcPr>
          <w:p w14:paraId="7304BF3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PATENT NUMBER /APPLICATION</w:t>
            </w:r>
          </w:p>
          <w:p w14:paraId="1828CA19"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SERIAL NUMBER</w:t>
            </w:r>
          </w:p>
        </w:tc>
        <w:tc>
          <w:tcPr>
            <w:tcW w:w="1342" w:type="dxa"/>
            <w:vAlign w:val="center"/>
          </w:tcPr>
          <w:p w14:paraId="6FDDD335"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COUNTRY</w:t>
            </w:r>
          </w:p>
        </w:tc>
        <w:tc>
          <w:tcPr>
            <w:tcW w:w="4230" w:type="dxa"/>
            <w:vAlign w:val="center"/>
          </w:tcPr>
          <w:p w14:paraId="2BFC85F3"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PATENT APPLICATION TITLE</w:t>
            </w:r>
          </w:p>
        </w:tc>
      </w:tr>
      <w:tr w:rsidR="002D0EDD" w:rsidRPr="002D0EDD" w14:paraId="5169DF48" w14:textId="77777777" w:rsidTr="000C3B10">
        <w:trPr>
          <w:cantSplit/>
        </w:trPr>
        <w:tc>
          <w:tcPr>
            <w:tcW w:w="1787" w:type="dxa"/>
            <w:vAlign w:val="center"/>
          </w:tcPr>
          <w:p w14:paraId="7E1176B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7F053BCC"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BR112014017476-8</w:t>
            </w:r>
          </w:p>
        </w:tc>
        <w:tc>
          <w:tcPr>
            <w:tcW w:w="1342" w:type="dxa"/>
            <w:vAlign w:val="center"/>
          </w:tcPr>
          <w:p w14:paraId="06D40D2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Brazil</w:t>
            </w:r>
          </w:p>
        </w:tc>
        <w:tc>
          <w:tcPr>
            <w:tcW w:w="4230" w:type="dxa"/>
            <w:vAlign w:val="center"/>
          </w:tcPr>
          <w:p w14:paraId="10095761"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Plant Oil</w:t>
            </w:r>
          </w:p>
        </w:tc>
      </w:tr>
      <w:tr w:rsidR="002D0EDD" w:rsidRPr="002D0EDD" w14:paraId="1C8052D9" w14:textId="77777777" w:rsidTr="000C3B10">
        <w:trPr>
          <w:cantSplit/>
        </w:trPr>
        <w:tc>
          <w:tcPr>
            <w:tcW w:w="1787" w:type="dxa"/>
            <w:vAlign w:val="center"/>
          </w:tcPr>
          <w:p w14:paraId="65A7AC1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6C81CD83"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CN 104204014</w:t>
            </w:r>
          </w:p>
        </w:tc>
        <w:tc>
          <w:tcPr>
            <w:tcW w:w="1342" w:type="dxa"/>
            <w:vAlign w:val="center"/>
          </w:tcPr>
          <w:p w14:paraId="4AB60EA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China</w:t>
            </w:r>
          </w:p>
        </w:tc>
        <w:tc>
          <w:tcPr>
            <w:tcW w:w="4230" w:type="dxa"/>
            <w:vAlign w:val="center"/>
          </w:tcPr>
          <w:p w14:paraId="455D047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Plant Oil</w:t>
            </w:r>
          </w:p>
        </w:tc>
      </w:tr>
      <w:tr w:rsidR="002D0EDD" w:rsidRPr="002D0EDD" w14:paraId="1440CFF8" w14:textId="77777777" w:rsidTr="000C3B10">
        <w:trPr>
          <w:cantSplit/>
        </w:trPr>
        <w:tc>
          <w:tcPr>
            <w:tcW w:w="1787" w:type="dxa"/>
            <w:vAlign w:val="center"/>
          </w:tcPr>
          <w:p w14:paraId="01F7029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7C2BE1D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201810474450.2</w:t>
            </w:r>
          </w:p>
        </w:tc>
        <w:tc>
          <w:tcPr>
            <w:tcW w:w="1342" w:type="dxa"/>
            <w:vAlign w:val="center"/>
          </w:tcPr>
          <w:p w14:paraId="3A84577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China</w:t>
            </w:r>
          </w:p>
        </w:tc>
        <w:tc>
          <w:tcPr>
            <w:tcW w:w="4230" w:type="dxa"/>
            <w:vAlign w:val="center"/>
          </w:tcPr>
          <w:p w14:paraId="021C56F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Plant Oil</w:t>
            </w:r>
          </w:p>
        </w:tc>
      </w:tr>
      <w:tr w:rsidR="002D0EDD" w:rsidRPr="002D0EDD" w14:paraId="56942CD1" w14:textId="77777777" w:rsidTr="000C3B10">
        <w:trPr>
          <w:cantSplit/>
        </w:trPr>
        <w:tc>
          <w:tcPr>
            <w:tcW w:w="1787" w:type="dxa"/>
            <w:vAlign w:val="center"/>
          </w:tcPr>
          <w:p w14:paraId="15772435"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16B4B7D5"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CN 108623762</w:t>
            </w:r>
          </w:p>
        </w:tc>
        <w:tc>
          <w:tcPr>
            <w:tcW w:w="1342" w:type="dxa"/>
            <w:vAlign w:val="center"/>
          </w:tcPr>
          <w:p w14:paraId="2DFD3129"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China</w:t>
            </w:r>
          </w:p>
        </w:tc>
        <w:tc>
          <w:tcPr>
            <w:tcW w:w="4230" w:type="dxa"/>
            <w:vAlign w:val="center"/>
          </w:tcPr>
          <w:p w14:paraId="6553B00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Soybean Oil</w:t>
            </w:r>
          </w:p>
        </w:tc>
      </w:tr>
      <w:tr w:rsidR="002D0EDD" w:rsidRPr="002D0EDD" w14:paraId="6B38F474" w14:textId="77777777" w:rsidTr="000C3B10">
        <w:trPr>
          <w:cantSplit/>
        </w:trPr>
        <w:tc>
          <w:tcPr>
            <w:tcW w:w="1787" w:type="dxa"/>
            <w:vAlign w:val="center"/>
          </w:tcPr>
          <w:p w14:paraId="0D8843F1"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03949</w:t>
            </w:r>
          </w:p>
        </w:tc>
        <w:tc>
          <w:tcPr>
            <w:tcW w:w="1988" w:type="dxa"/>
            <w:vAlign w:val="center"/>
          </w:tcPr>
          <w:p w14:paraId="3FA32B4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EP2804882</w:t>
            </w:r>
          </w:p>
        </w:tc>
        <w:tc>
          <w:tcPr>
            <w:tcW w:w="1342" w:type="dxa"/>
            <w:vAlign w:val="center"/>
          </w:tcPr>
          <w:p w14:paraId="71BF00A7"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Germany</w:t>
            </w:r>
          </w:p>
        </w:tc>
        <w:tc>
          <w:tcPr>
            <w:tcW w:w="4230" w:type="dxa"/>
            <w:vAlign w:val="center"/>
          </w:tcPr>
          <w:p w14:paraId="4788EEA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Atom Transfer Radical Polymerization of Plant Oil</w:t>
            </w:r>
          </w:p>
        </w:tc>
      </w:tr>
      <w:tr w:rsidR="002D0EDD" w:rsidRPr="002D0EDD" w14:paraId="02818AD7" w14:textId="77777777" w:rsidTr="000C3B10">
        <w:trPr>
          <w:cantSplit/>
        </w:trPr>
        <w:tc>
          <w:tcPr>
            <w:tcW w:w="1787" w:type="dxa"/>
            <w:vAlign w:val="center"/>
          </w:tcPr>
          <w:p w14:paraId="0306FA49"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3DBC649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BR112015128368-3</w:t>
            </w:r>
          </w:p>
        </w:tc>
        <w:tc>
          <w:tcPr>
            <w:tcW w:w="1342" w:type="dxa"/>
            <w:vAlign w:val="center"/>
          </w:tcPr>
          <w:p w14:paraId="7F6CA75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Brazil</w:t>
            </w:r>
          </w:p>
        </w:tc>
        <w:tc>
          <w:tcPr>
            <w:tcW w:w="4230" w:type="dxa"/>
            <w:vAlign w:val="center"/>
          </w:tcPr>
          <w:p w14:paraId="065B957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6FEA4C8C" w14:textId="77777777" w:rsidTr="000C3B10">
        <w:trPr>
          <w:cantSplit/>
        </w:trPr>
        <w:tc>
          <w:tcPr>
            <w:tcW w:w="1787" w:type="dxa"/>
            <w:vAlign w:val="center"/>
          </w:tcPr>
          <w:p w14:paraId="3EB80BB5"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35A6020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BR122017010545-0</w:t>
            </w:r>
          </w:p>
        </w:tc>
        <w:tc>
          <w:tcPr>
            <w:tcW w:w="1342" w:type="dxa"/>
            <w:vAlign w:val="center"/>
          </w:tcPr>
          <w:p w14:paraId="3CA8F799"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Brazil</w:t>
            </w:r>
          </w:p>
        </w:tc>
        <w:tc>
          <w:tcPr>
            <w:tcW w:w="4230" w:type="dxa"/>
            <w:vAlign w:val="center"/>
          </w:tcPr>
          <w:p w14:paraId="392F8ABD"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0B89D604" w14:textId="77777777" w:rsidTr="000C3B10">
        <w:trPr>
          <w:cantSplit/>
        </w:trPr>
        <w:tc>
          <w:tcPr>
            <w:tcW w:w="1787" w:type="dxa"/>
            <w:vAlign w:val="center"/>
          </w:tcPr>
          <w:p w14:paraId="0A87998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0F19EE38"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CN 105229045</w:t>
            </w:r>
          </w:p>
        </w:tc>
        <w:tc>
          <w:tcPr>
            <w:tcW w:w="1342" w:type="dxa"/>
            <w:vAlign w:val="center"/>
          </w:tcPr>
          <w:p w14:paraId="70D49ED3"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China</w:t>
            </w:r>
          </w:p>
        </w:tc>
        <w:tc>
          <w:tcPr>
            <w:tcW w:w="4230" w:type="dxa"/>
            <w:vAlign w:val="center"/>
          </w:tcPr>
          <w:p w14:paraId="27DE059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15703616" w14:textId="77777777" w:rsidTr="000C3B10">
        <w:trPr>
          <w:cantSplit/>
        </w:trPr>
        <w:tc>
          <w:tcPr>
            <w:tcW w:w="1787" w:type="dxa"/>
            <w:vAlign w:val="center"/>
          </w:tcPr>
          <w:p w14:paraId="41E40E9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6510F7C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CN 108641053</w:t>
            </w:r>
          </w:p>
        </w:tc>
        <w:tc>
          <w:tcPr>
            <w:tcW w:w="1342" w:type="dxa"/>
            <w:vAlign w:val="center"/>
          </w:tcPr>
          <w:p w14:paraId="56FF1C6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China</w:t>
            </w:r>
          </w:p>
        </w:tc>
        <w:tc>
          <w:tcPr>
            <w:tcW w:w="4230" w:type="dxa"/>
            <w:vAlign w:val="center"/>
          </w:tcPr>
          <w:p w14:paraId="13F0BC3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46C11E2F" w14:textId="77777777" w:rsidTr="000C3B10">
        <w:trPr>
          <w:cantSplit/>
        </w:trPr>
        <w:tc>
          <w:tcPr>
            <w:tcW w:w="1787" w:type="dxa"/>
            <w:vAlign w:val="center"/>
          </w:tcPr>
          <w:p w14:paraId="0CD7A9C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4898410E"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2999727</w:t>
            </w:r>
          </w:p>
        </w:tc>
        <w:tc>
          <w:tcPr>
            <w:tcW w:w="1342" w:type="dxa"/>
            <w:vAlign w:val="center"/>
          </w:tcPr>
          <w:p w14:paraId="14049E2A"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Germany</w:t>
            </w:r>
          </w:p>
        </w:tc>
        <w:tc>
          <w:tcPr>
            <w:tcW w:w="4230" w:type="dxa"/>
            <w:vAlign w:val="center"/>
          </w:tcPr>
          <w:p w14:paraId="10347033"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7622E020" w14:textId="77777777" w:rsidTr="000C3B10">
        <w:trPr>
          <w:cantSplit/>
        </w:trPr>
        <w:tc>
          <w:tcPr>
            <w:tcW w:w="1787" w:type="dxa"/>
            <w:vAlign w:val="center"/>
          </w:tcPr>
          <w:p w14:paraId="79AFB9C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04064</w:t>
            </w:r>
          </w:p>
        </w:tc>
        <w:tc>
          <w:tcPr>
            <w:tcW w:w="1988" w:type="dxa"/>
            <w:vAlign w:val="center"/>
          </w:tcPr>
          <w:p w14:paraId="6576024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EP 19208355.8</w:t>
            </w:r>
          </w:p>
        </w:tc>
        <w:tc>
          <w:tcPr>
            <w:tcW w:w="1342" w:type="dxa"/>
            <w:vAlign w:val="center"/>
          </w:tcPr>
          <w:p w14:paraId="7B42E7B6"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EPO</w:t>
            </w:r>
          </w:p>
        </w:tc>
        <w:tc>
          <w:tcPr>
            <w:tcW w:w="4230" w:type="dxa"/>
            <w:vAlign w:val="center"/>
          </w:tcPr>
          <w:p w14:paraId="50C0239B"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Thermoplastic Elastomers via Reversible Addition-Fragmentation Chain Transfer Polymerization of Triglycerides</w:t>
            </w:r>
          </w:p>
        </w:tc>
      </w:tr>
      <w:tr w:rsidR="002D0EDD" w:rsidRPr="002D0EDD" w14:paraId="3907BD65" w14:textId="77777777" w:rsidTr="000C3B10">
        <w:trPr>
          <w:cantSplit/>
        </w:trPr>
        <w:tc>
          <w:tcPr>
            <w:tcW w:w="1787" w:type="dxa"/>
            <w:vAlign w:val="center"/>
          </w:tcPr>
          <w:p w14:paraId="32FD1E44"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05007</w:t>
            </w:r>
          </w:p>
        </w:tc>
        <w:tc>
          <w:tcPr>
            <w:tcW w:w="1988" w:type="dxa"/>
            <w:vAlign w:val="center"/>
          </w:tcPr>
          <w:p w14:paraId="337EED3F"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Pending</w:t>
            </w:r>
          </w:p>
        </w:tc>
        <w:tc>
          <w:tcPr>
            <w:tcW w:w="1342" w:type="dxa"/>
            <w:vAlign w:val="center"/>
          </w:tcPr>
          <w:p w14:paraId="27605BDC"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PCT</w:t>
            </w:r>
          </w:p>
        </w:tc>
        <w:tc>
          <w:tcPr>
            <w:tcW w:w="4230" w:type="dxa"/>
            <w:vAlign w:val="center"/>
          </w:tcPr>
          <w:p w14:paraId="36B0D5D2"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 xml:space="preserve">Impact Modification of Polyesters via Reactive Extrusion with </w:t>
            </w:r>
            <w:proofErr w:type="gramStart"/>
            <w:r w:rsidRPr="0055705E">
              <w:rPr>
                <w:color w:val="000000"/>
              </w:rPr>
              <w:t>Poly(</w:t>
            </w:r>
            <w:proofErr w:type="gramEnd"/>
            <w:r w:rsidRPr="0055705E">
              <w:rPr>
                <w:color w:val="000000"/>
              </w:rPr>
              <w:t>Acrylated Epoxidized High-Oleic Soybean Oil)</w:t>
            </w:r>
          </w:p>
        </w:tc>
      </w:tr>
      <w:tr w:rsidR="002D0EDD" w:rsidRPr="002D0EDD" w14:paraId="0DBDA8AC" w14:textId="77777777" w:rsidTr="000C3B10">
        <w:trPr>
          <w:cantSplit/>
        </w:trPr>
        <w:tc>
          <w:tcPr>
            <w:tcW w:w="1787" w:type="dxa"/>
            <w:vAlign w:val="center"/>
          </w:tcPr>
          <w:p w14:paraId="78F998F0"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05258</w:t>
            </w:r>
          </w:p>
        </w:tc>
        <w:tc>
          <w:tcPr>
            <w:tcW w:w="1988" w:type="dxa"/>
            <w:vAlign w:val="center"/>
          </w:tcPr>
          <w:p w14:paraId="1A6D39CF"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Pending</w:t>
            </w:r>
          </w:p>
        </w:tc>
        <w:tc>
          <w:tcPr>
            <w:tcW w:w="1342" w:type="dxa"/>
            <w:vAlign w:val="center"/>
          </w:tcPr>
          <w:p w14:paraId="6B4F6F2C"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PCT</w:t>
            </w:r>
          </w:p>
        </w:tc>
        <w:tc>
          <w:tcPr>
            <w:tcW w:w="4230" w:type="dxa"/>
            <w:vAlign w:val="center"/>
          </w:tcPr>
          <w:p w14:paraId="6168D4EE" w14:textId="77777777" w:rsidR="002D0EDD" w:rsidRPr="0055705E" w:rsidRDefault="002D0EDD" w:rsidP="000C3B10">
            <w:pPr>
              <w:tabs>
                <w:tab w:val="left" w:pos="-1440"/>
                <w:tab w:val="left" w:pos="-976"/>
                <w:tab w:val="left" w:pos="-256"/>
                <w:tab w:val="left" w:pos="464"/>
                <w:tab w:val="left" w:pos="3600"/>
                <w:tab w:val="left" w:pos="4320"/>
                <w:tab w:val="left" w:pos="5040"/>
                <w:tab w:val="left" w:pos="5760"/>
              </w:tabs>
              <w:jc w:val="center"/>
              <w:rPr>
                <w:color w:val="000000"/>
              </w:rPr>
            </w:pPr>
            <w:r w:rsidRPr="0055705E">
              <w:rPr>
                <w:color w:val="000000"/>
              </w:rPr>
              <w:t xml:space="preserve">Thermoplastic Graft Elastomers via Reactive Compatibilization of </w:t>
            </w:r>
            <w:proofErr w:type="gramStart"/>
            <w:r w:rsidRPr="0055705E">
              <w:rPr>
                <w:color w:val="000000"/>
              </w:rPr>
              <w:t>Poly(</w:t>
            </w:r>
            <w:proofErr w:type="gramEnd"/>
            <w:r w:rsidRPr="0055705E">
              <w:rPr>
                <w:color w:val="000000"/>
              </w:rPr>
              <w:t>acrylated Epoxidized High Oleic Soybean Oil) and Polydiene-Containing Copolymers</w:t>
            </w:r>
          </w:p>
        </w:tc>
      </w:tr>
    </w:tbl>
    <w:p w14:paraId="6FBB0349" w14:textId="77777777" w:rsidR="002D0EDD" w:rsidRDefault="002D0EDD">
      <w:pPr>
        <w:tabs>
          <w:tab w:val="clear" w:pos="720"/>
          <w:tab w:val="clear" w:pos="1440"/>
          <w:tab w:val="clear" w:pos="2160"/>
          <w:tab w:val="clear" w:pos="2880"/>
          <w:tab w:val="clear" w:pos="4680"/>
        </w:tabs>
        <w:jc w:val="left"/>
        <w:rPr>
          <w:color w:val="000000"/>
          <w:u w:val="single"/>
        </w:rPr>
        <w:sectPr w:rsidR="002D0EDD" w:rsidSect="007B3F3E">
          <w:footerReference w:type="default" r:id="rId12"/>
          <w:headerReference w:type="first" r:id="rId13"/>
          <w:pgSz w:w="12240" w:h="15840"/>
          <w:pgMar w:top="720" w:right="720" w:bottom="720" w:left="720" w:header="720" w:footer="720" w:gutter="0"/>
          <w:paperSrc w:first="2" w:other="2"/>
          <w:cols w:space="720"/>
          <w:titlePg/>
          <w:docGrid w:linePitch="299"/>
        </w:sectPr>
      </w:pPr>
    </w:p>
    <w:p w14:paraId="5520ADC9" w14:textId="77777777" w:rsidR="005640A6" w:rsidRDefault="005640A6" w:rsidP="005640A6">
      <w:pPr>
        <w:rPr>
          <w:color w:val="000000"/>
          <w:u w:val="single"/>
        </w:rPr>
      </w:pPr>
    </w:p>
    <w:p w14:paraId="30B86E5E" w14:textId="10FC6B03" w:rsidR="00A03114" w:rsidRDefault="00A03114" w:rsidP="00A03114">
      <w:r>
        <w:t xml:space="preserve">APPENDIX </w:t>
      </w:r>
      <w:r w:rsidR="005640A6">
        <w:t>D</w:t>
      </w:r>
    </w:p>
    <w:p w14:paraId="2E6ECD6A" w14:textId="77777777" w:rsidR="00A03114" w:rsidRDefault="00A03114" w:rsidP="00A03114"/>
    <w:p w14:paraId="6BCB1700" w14:textId="77777777" w:rsidR="00A03114" w:rsidRDefault="00A03114" w:rsidP="00A03114">
      <w:r>
        <w:t xml:space="preserve">[insert Licensee and/or Sublicensee name </w:t>
      </w:r>
      <w:proofErr w:type="gramStart"/>
      <w:r>
        <w:t>respectively ]</w:t>
      </w:r>
      <w:proofErr w:type="gramEnd"/>
      <w:r>
        <w:t xml:space="preserve"> Royalty Report for Period Ending _____________ for the country of _______</w:t>
      </w:r>
    </w:p>
    <w:p w14:paraId="693E3D61" w14:textId="77777777" w:rsidR="00A03114" w:rsidRDefault="00A03114" w:rsidP="00A03114"/>
    <w:tbl>
      <w:tblPr>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2358"/>
        <w:gridCol w:w="1282"/>
        <w:gridCol w:w="1283"/>
        <w:gridCol w:w="1395"/>
        <w:gridCol w:w="2340"/>
        <w:gridCol w:w="1980"/>
        <w:gridCol w:w="3060"/>
      </w:tblGrid>
      <w:tr w:rsidR="00A03114" w14:paraId="5698BDCD" w14:textId="77777777" w:rsidTr="0079184E">
        <w:trPr>
          <w:cantSplit/>
        </w:trPr>
        <w:tc>
          <w:tcPr>
            <w:tcW w:w="2358" w:type="dxa"/>
            <w:tcBorders>
              <w:top w:val="single" w:sz="12" w:space="0" w:color="000000"/>
              <w:left w:val="single" w:sz="12" w:space="0" w:color="000000"/>
              <w:bottom w:val="single" w:sz="12" w:space="0" w:color="000000"/>
              <w:right w:val="single" w:sz="6" w:space="0" w:color="000000"/>
            </w:tcBorders>
          </w:tcPr>
          <w:p w14:paraId="13C59F1D" w14:textId="77777777" w:rsidR="00A03114" w:rsidRDefault="00A03114" w:rsidP="0079184E"/>
          <w:p w14:paraId="1F75CC17" w14:textId="77777777" w:rsidR="00A03114" w:rsidRDefault="00A03114" w:rsidP="0079184E">
            <w:r>
              <w:t>PRODUCTS</w:t>
            </w:r>
          </w:p>
        </w:tc>
        <w:tc>
          <w:tcPr>
            <w:tcW w:w="1282" w:type="dxa"/>
            <w:tcBorders>
              <w:top w:val="single" w:sz="12" w:space="0" w:color="000000"/>
              <w:left w:val="single" w:sz="6" w:space="0" w:color="000000"/>
              <w:bottom w:val="nil"/>
              <w:right w:val="single" w:sz="6" w:space="0" w:color="000000"/>
            </w:tcBorders>
            <w:vAlign w:val="center"/>
          </w:tcPr>
          <w:p w14:paraId="05235CCF" w14:textId="77777777" w:rsidR="00A03114" w:rsidRDefault="00A03114" w:rsidP="0079184E">
            <w:pPr>
              <w:jc w:val="center"/>
              <w:rPr>
                <w:sz w:val="24"/>
                <w:szCs w:val="24"/>
              </w:rPr>
            </w:pPr>
            <w:r>
              <w:rPr>
                <w:sz w:val="24"/>
                <w:szCs w:val="24"/>
              </w:rPr>
              <w:t>No. Units sold</w:t>
            </w:r>
          </w:p>
        </w:tc>
        <w:tc>
          <w:tcPr>
            <w:tcW w:w="1283" w:type="dxa"/>
            <w:tcBorders>
              <w:top w:val="single" w:sz="12" w:space="0" w:color="000000"/>
              <w:left w:val="single" w:sz="6" w:space="0" w:color="000000"/>
              <w:bottom w:val="nil"/>
              <w:right w:val="single" w:sz="6" w:space="0" w:color="000000"/>
            </w:tcBorders>
          </w:tcPr>
          <w:p w14:paraId="38AC2B7F" w14:textId="77777777" w:rsidR="00A03114" w:rsidRDefault="00A03114" w:rsidP="0079184E">
            <w:pPr>
              <w:jc w:val="center"/>
            </w:pPr>
            <w:r>
              <w:t>Price per Unit</w:t>
            </w:r>
          </w:p>
        </w:tc>
        <w:tc>
          <w:tcPr>
            <w:tcW w:w="1395" w:type="dxa"/>
            <w:tcBorders>
              <w:top w:val="single" w:sz="12" w:space="0" w:color="000000"/>
              <w:left w:val="single" w:sz="6" w:space="0" w:color="000000"/>
              <w:bottom w:val="nil"/>
              <w:right w:val="single" w:sz="6" w:space="0" w:color="000000"/>
            </w:tcBorders>
          </w:tcPr>
          <w:p w14:paraId="400D66C0" w14:textId="77777777" w:rsidR="00A03114" w:rsidRDefault="00A03114" w:rsidP="0079184E">
            <w:pPr>
              <w:jc w:val="center"/>
            </w:pPr>
            <w:r>
              <w:t>Invoiced Sales Price</w:t>
            </w:r>
          </w:p>
        </w:tc>
        <w:tc>
          <w:tcPr>
            <w:tcW w:w="2340" w:type="dxa"/>
            <w:tcBorders>
              <w:top w:val="single" w:sz="12" w:space="0" w:color="000000"/>
              <w:left w:val="single" w:sz="6" w:space="0" w:color="000000"/>
              <w:bottom w:val="nil"/>
              <w:right w:val="single" w:sz="6" w:space="0" w:color="000000"/>
            </w:tcBorders>
          </w:tcPr>
          <w:p w14:paraId="5D2BB5C1" w14:textId="77777777" w:rsidR="00A03114" w:rsidRDefault="00A03114" w:rsidP="0079184E">
            <w:pPr>
              <w:jc w:val="center"/>
            </w:pPr>
            <w:r>
              <w:t>Describe Allowable Deductions (see below)</w:t>
            </w:r>
          </w:p>
        </w:tc>
        <w:tc>
          <w:tcPr>
            <w:tcW w:w="1980" w:type="dxa"/>
            <w:tcBorders>
              <w:top w:val="single" w:sz="12" w:space="0" w:color="000000"/>
              <w:left w:val="single" w:sz="6" w:space="0" w:color="000000"/>
              <w:bottom w:val="nil"/>
              <w:right w:val="single" w:sz="6" w:space="0" w:color="000000"/>
            </w:tcBorders>
          </w:tcPr>
          <w:p w14:paraId="70E89D6E" w14:textId="77777777" w:rsidR="00A03114" w:rsidRDefault="00A03114" w:rsidP="0079184E">
            <w:pPr>
              <w:jc w:val="center"/>
            </w:pPr>
            <w:r>
              <w:t xml:space="preserve">Amount of Deduction </w:t>
            </w:r>
          </w:p>
        </w:tc>
        <w:tc>
          <w:tcPr>
            <w:tcW w:w="3060" w:type="dxa"/>
            <w:tcBorders>
              <w:top w:val="single" w:sz="12" w:space="0" w:color="000000"/>
              <w:left w:val="single" w:sz="6" w:space="0" w:color="000000"/>
              <w:bottom w:val="nil"/>
              <w:right w:val="single" w:sz="12" w:space="0" w:color="000000"/>
            </w:tcBorders>
          </w:tcPr>
          <w:p w14:paraId="26EC6984" w14:textId="77777777" w:rsidR="00A03114" w:rsidRDefault="00A03114" w:rsidP="0079184E">
            <w:pPr>
              <w:jc w:val="center"/>
            </w:pPr>
            <w:r>
              <w:t>Selling Price</w:t>
            </w:r>
          </w:p>
        </w:tc>
      </w:tr>
      <w:tr w:rsidR="00A03114" w14:paraId="6E720E01" w14:textId="77777777" w:rsidTr="0079184E">
        <w:trPr>
          <w:cantSplit/>
          <w:trHeight w:val="440"/>
        </w:trPr>
        <w:tc>
          <w:tcPr>
            <w:tcW w:w="2358" w:type="dxa"/>
            <w:tcBorders>
              <w:top w:val="nil"/>
              <w:left w:val="single" w:sz="12" w:space="0" w:color="000000"/>
              <w:bottom w:val="single" w:sz="6" w:space="0" w:color="000000"/>
              <w:right w:val="single" w:sz="6" w:space="0" w:color="000000"/>
            </w:tcBorders>
          </w:tcPr>
          <w:p w14:paraId="3CB63AF0" w14:textId="77777777" w:rsidR="00A03114" w:rsidRDefault="00A03114" w:rsidP="0079184E">
            <w:r>
              <w:t>Product Name</w:t>
            </w:r>
          </w:p>
        </w:tc>
        <w:tc>
          <w:tcPr>
            <w:tcW w:w="1282" w:type="dxa"/>
            <w:tcBorders>
              <w:top w:val="nil"/>
              <w:left w:val="single" w:sz="6" w:space="0" w:color="000000"/>
              <w:bottom w:val="single" w:sz="6" w:space="0" w:color="000000"/>
              <w:right w:val="single" w:sz="6" w:space="0" w:color="000000"/>
            </w:tcBorders>
          </w:tcPr>
          <w:p w14:paraId="35FFDE62" w14:textId="77777777" w:rsidR="00A03114" w:rsidRDefault="00A03114" w:rsidP="0079184E"/>
        </w:tc>
        <w:tc>
          <w:tcPr>
            <w:tcW w:w="1283" w:type="dxa"/>
            <w:tcBorders>
              <w:top w:val="nil"/>
              <w:left w:val="single" w:sz="6" w:space="0" w:color="000000"/>
              <w:bottom w:val="single" w:sz="6" w:space="0" w:color="000000"/>
              <w:right w:val="single" w:sz="6" w:space="0" w:color="000000"/>
            </w:tcBorders>
          </w:tcPr>
          <w:p w14:paraId="34031D3C" w14:textId="77777777" w:rsidR="00A03114" w:rsidRDefault="00A03114" w:rsidP="0079184E"/>
        </w:tc>
        <w:tc>
          <w:tcPr>
            <w:tcW w:w="1395" w:type="dxa"/>
            <w:tcBorders>
              <w:top w:val="nil"/>
              <w:left w:val="single" w:sz="6" w:space="0" w:color="000000"/>
              <w:bottom w:val="single" w:sz="6" w:space="0" w:color="000000"/>
              <w:right w:val="single" w:sz="6" w:space="0" w:color="000000"/>
            </w:tcBorders>
          </w:tcPr>
          <w:p w14:paraId="76855325" w14:textId="77777777" w:rsidR="00A03114" w:rsidRDefault="00A03114" w:rsidP="0079184E"/>
        </w:tc>
        <w:tc>
          <w:tcPr>
            <w:tcW w:w="2340" w:type="dxa"/>
            <w:tcBorders>
              <w:top w:val="nil"/>
              <w:left w:val="single" w:sz="6" w:space="0" w:color="000000"/>
              <w:bottom w:val="single" w:sz="6" w:space="0" w:color="000000"/>
              <w:right w:val="single" w:sz="6" w:space="0" w:color="000000"/>
            </w:tcBorders>
          </w:tcPr>
          <w:p w14:paraId="73D3B62A" w14:textId="77777777" w:rsidR="00A03114" w:rsidRDefault="00A03114" w:rsidP="0079184E"/>
        </w:tc>
        <w:tc>
          <w:tcPr>
            <w:tcW w:w="1980" w:type="dxa"/>
            <w:tcBorders>
              <w:top w:val="nil"/>
              <w:left w:val="single" w:sz="6" w:space="0" w:color="000000"/>
              <w:bottom w:val="single" w:sz="6" w:space="0" w:color="000000"/>
              <w:right w:val="single" w:sz="6" w:space="0" w:color="000000"/>
            </w:tcBorders>
          </w:tcPr>
          <w:p w14:paraId="1C004FB0" w14:textId="77777777" w:rsidR="00A03114" w:rsidRDefault="00A03114" w:rsidP="0079184E"/>
        </w:tc>
        <w:tc>
          <w:tcPr>
            <w:tcW w:w="3060" w:type="dxa"/>
            <w:tcBorders>
              <w:top w:val="nil"/>
              <w:left w:val="single" w:sz="6" w:space="0" w:color="000000"/>
              <w:bottom w:val="single" w:sz="6" w:space="0" w:color="000000"/>
              <w:right w:val="single" w:sz="12" w:space="0" w:color="000000"/>
            </w:tcBorders>
          </w:tcPr>
          <w:p w14:paraId="52FDD21A" w14:textId="77777777" w:rsidR="00A03114" w:rsidRDefault="00A03114" w:rsidP="0079184E"/>
        </w:tc>
      </w:tr>
      <w:tr w:rsidR="00A03114" w14:paraId="2A36D108" w14:textId="77777777" w:rsidTr="0079184E">
        <w:trPr>
          <w:cantSplit/>
          <w:trHeight w:val="440"/>
        </w:trPr>
        <w:tc>
          <w:tcPr>
            <w:tcW w:w="2358" w:type="dxa"/>
            <w:tcBorders>
              <w:top w:val="single" w:sz="6" w:space="0" w:color="000000"/>
              <w:left w:val="single" w:sz="12" w:space="0" w:color="000000"/>
              <w:bottom w:val="single" w:sz="6" w:space="0" w:color="000000"/>
              <w:right w:val="single" w:sz="6" w:space="0" w:color="000000"/>
            </w:tcBorders>
          </w:tcPr>
          <w:p w14:paraId="28901F0C" w14:textId="77777777" w:rsidR="00A03114" w:rsidRDefault="00A03114" w:rsidP="0079184E">
            <w:r>
              <w:t>Product Name</w:t>
            </w:r>
          </w:p>
        </w:tc>
        <w:tc>
          <w:tcPr>
            <w:tcW w:w="1282" w:type="dxa"/>
            <w:tcBorders>
              <w:top w:val="single" w:sz="6" w:space="0" w:color="000000"/>
              <w:left w:val="single" w:sz="6" w:space="0" w:color="000000"/>
              <w:bottom w:val="single" w:sz="6" w:space="0" w:color="000000"/>
              <w:right w:val="single" w:sz="6" w:space="0" w:color="000000"/>
            </w:tcBorders>
          </w:tcPr>
          <w:p w14:paraId="3C03CB61" w14:textId="77777777" w:rsidR="00A03114" w:rsidRDefault="00A03114" w:rsidP="0079184E"/>
        </w:tc>
        <w:tc>
          <w:tcPr>
            <w:tcW w:w="1283" w:type="dxa"/>
            <w:tcBorders>
              <w:top w:val="single" w:sz="6" w:space="0" w:color="000000"/>
              <w:left w:val="single" w:sz="6" w:space="0" w:color="000000"/>
              <w:bottom w:val="single" w:sz="6" w:space="0" w:color="000000"/>
              <w:right w:val="single" w:sz="6" w:space="0" w:color="000000"/>
            </w:tcBorders>
          </w:tcPr>
          <w:p w14:paraId="789E0EAB" w14:textId="77777777" w:rsidR="00A03114" w:rsidRDefault="00A03114" w:rsidP="0079184E"/>
        </w:tc>
        <w:tc>
          <w:tcPr>
            <w:tcW w:w="1395" w:type="dxa"/>
            <w:tcBorders>
              <w:top w:val="single" w:sz="6" w:space="0" w:color="000000"/>
              <w:left w:val="single" w:sz="6" w:space="0" w:color="000000"/>
              <w:bottom w:val="single" w:sz="6" w:space="0" w:color="000000"/>
              <w:right w:val="single" w:sz="6" w:space="0" w:color="000000"/>
            </w:tcBorders>
          </w:tcPr>
          <w:p w14:paraId="62A5AC6E" w14:textId="77777777" w:rsidR="00A03114" w:rsidRDefault="00A03114" w:rsidP="0079184E"/>
        </w:tc>
        <w:tc>
          <w:tcPr>
            <w:tcW w:w="2340" w:type="dxa"/>
            <w:tcBorders>
              <w:top w:val="single" w:sz="6" w:space="0" w:color="000000"/>
              <w:left w:val="single" w:sz="6" w:space="0" w:color="000000"/>
              <w:bottom w:val="single" w:sz="6" w:space="0" w:color="000000"/>
              <w:right w:val="single" w:sz="6" w:space="0" w:color="000000"/>
            </w:tcBorders>
          </w:tcPr>
          <w:p w14:paraId="08D4F0F9" w14:textId="77777777" w:rsidR="00A03114" w:rsidRDefault="00A03114" w:rsidP="0079184E"/>
        </w:tc>
        <w:tc>
          <w:tcPr>
            <w:tcW w:w="1980" w:type="dxa"/>
            <w:tcBorders>
              <w:top w:val="single" w:sz="6" w:space="0" w:color="000000"/>
              <w:left w:val="single" w:sz="6" w:space="0" w:color="000000"/>
              <w:bottom w:val="single" w:sz="6" w:space="0" w:color="000000"/>
              <w:right w:val="single" w:sz="6" w:space="0" w:color="000000"/>
            </w:tcBorders>
          </w:tcPr>
          <w:p w14:paraId="6C2D4158" w14:textId="77777777" w:rsidR="00A03114" w:rsidRDefault="00A03114" w:rsidP="0079184E"/>
        </w:tc>
        <w:tc>
          <w:tcPr>
            <w:tcW w:w="3060" w:type="dxa"/>
            <w:tcBorders>
              <w:top w:val="single" w:sz="6" w:space="0" w:color="000000"/>
              <w:left w:val="single" w:sz="6" w:space="0" w:color="000000"/>
              <w:bottom w:val="single" w:sz="6" w:space="0" w:color="000000"/>
              <w:right w:val="single" w:sz="12" w:space="0" w:color="000000"/>
            </w:tcBorders>
          </w:tcPr>
          <w:p w14:paraId="1F30B259" w14:textId="77777777" w:rsidR="00A03114" w:rsidRDefault="00A03114" w:rsidP="0079184E"/>
        </w:tc>
      </w:tr>
      <w:tr w:rsidR="00A03114" w14:paraId="53A596C3" w14:textId="77777777" w:rsidTr="0079184E">
        <w:trPr>
          <w:cantSplit/>
          <w:trHeight w:val="440"/>
        </w:trPr>
        <w:tc>
          <w:tcPr>
            <w:tcW w:w="2358" w:type="dxa"/>
            <w:tcBorders>
              <w:top w:val="single" w:sz="6" w:space="0" w:color="000000"/>
              <w:left w:val="single" w:sz="12" w:space="0" w:color="000000"/>
              <w:bottom w:val="single" w:sz="6" w:space="0" w:color="000000"/>
              <w:right w:val="single" w:sz="6" w:space="0" w:color="000000"/>
            </w:tcBorders>
          </w:tcPr>
          <w:p w14:paraId="13FDEB70" w14:textId="77777777" w:rsidR="00A03114" w:rsidRDefault="00A03114" w:rsidP="0079184E">
            <w:r>
              <w:t>Product Name</w:t>
            </w:r>
          </w:p>
        </w:tc>
        <w:tc>
          <w:tcPr>
            <w:tcW w:w="1282" w:type="dxa"/>
            <w:tcBorders>
              <w:top w:val="single" w:sz="6" w:space="0" w:color="000000"/>
              <w:left w:val="single" w:sz="6" w:space="0" w:color="000000"/>
              <w:bottom w:val="single" w:sz="6" w:space="0" w:color="000000"/>
              <w:right w:val="single" w:sz="6" w:space="0" w:color="000000"/>
            </w:tcBorders>
          </w:tcPr>
          <w:p w14:paraId="0F3DDEC3" w14:textId="77777777" w:rsidR="00A03114" w:rsidRDefault="00A03114" w:rsidP="0079184E"/>
        </w:tc>
        <w:tc>
          <w:tcPr>
            <w:tcW w:w="1283" w:type="dxa"/>
            <w:tcBorders>
              <w:top w:val="single" w:sz="6" w:space="0" w:color="000000"/>
              <w:left w:val="single" w:sz="6" w:space="0" w:color="000000"/>
              <w:bottom w:val="single" w:sz="6" w:space="0" w:color="000000"/>
              <w:right w:val="single" w:sz="6" w:space="0" w:color="000000"/>
            </w:tcBorders>
          </w:tcPr>
          <w:p w14:paraId="5397A5B9" w14:textId="77777777" w:rsidR="00A03114" w:rsidRDefault="00A03114" w:rsidP="0079184E"/>
        </w:tc>
        <w:tc>
          <w:tcPr>
            <w:tcW w:w="1395" w:type="dxa"/>
            <w:tcBorders>
              <w:top w:val="single" w:sz="6" w:space="0" w:color="000000"/>
              <w:left w:val="single" w:sz="6" w:space="0" w:color="000000"/>
              <w:bottom w:val="single" w:sz="6" w:space="0" w:color="000000"/>
              <w:right w:val="single" w:sz="6" w:space="0" w:color="000000"/>
            </w:tcBorders>
          </w:tcPr>
          <w:p w14:paraId="7BBD7D99" w14:textId="77777777" w:rsidR="00A03114" w:rsidRDefault="00A03114" w:rsidP="0079184E"/>
        </w:tc>
        <w:tc>
          <w:tcPr>
            <w:tcW w:w="2340" w:type="dxa"/>
            <w:tcBorders>
              <w:top w:val="single" w:sz="6" w:space="0" w:color="000000"/>
              <w:left w:val="single" w:sz="6" w:space="0" w:color="000000"/>
              <w:bottom w:val="single" w:sz="6" w:space="0" w:color="000000"/>
              <w:right w:val="single" w:sz="6" w:space="0" w:color="000000"/>
            </w:tcBorders>
          </w:tcPr>
          <w:p w14:paraId="2F885D28" w14:textId="77777777" w:rsidR="00A03114" w:rsidRDefault="00A03114" w:rsidP="0079184E"/>
        </w:tc>
        <w:tc>
          <w:tcPr>
            <w:tcW w:w="1980" w:type="dxa"/>
            <w:tcBorders>
              <w:top w:val="single" w:sz="6" w:space="0" w:color="000000"/>
              <w:left w:val="single" w:sz="6" w:space="0" w:color="000000"/>
              <w:bottom w:val="single" w:sz="6" w:space="0" w:color="000000"/>
              <w:right w:val="single" w:sz="6" w:space="0" w:color="000000"/>
            </w:tcBorders>
          </w:tcPr>
          <w:p w14:paraId="1D6A83B3" w14:textId="77777777" w:rsidR="00A03114" w:rsidRDefault="00A03114" w:rsidP="0079184E"/>
        </w:tc>
        <w:tc>
          <w:tcPr>
            <w:tcW w:w="3060" w:type="dxa"/>
            <w:tcBorders>
              <w:top w:val="single" w:sz="6" w:space="0" w:color="000000"/>
              <w:left w:val="single" w:sz="6" w:space="0" w:color="000000"/>
              <w:bottom w:val="single" w:sz="6" w:space="0" w:color="000000"/>
              <w:right w:val="single" w:sz="12" w:space="0" w:color="000000"/>
            </w:tcBorders>
          </w:tcPr>
          <w:p w14:paraId="1A4B3E66" w14:textId="77777777" w:rsidR="00A03114" w:rsidRDefault="00A03114" w:rsidP="0079184E"/>
        </w:tc>
      </w:tr>
      <w:tr w:rsidR="00A03114" w14:paraId="3A89D93E" w14:textId="77777777" w:rsidTr="0079184E">
        <w:trPr>
          <w:cantSplit/>
          <w:trHeight w:val="440"/>
        </w:trPr>
        <w:tc>
          <w:tcPr>
            <w:tcW w:w="2358" w:type="dxa"/>
            <w:tcBorders>
              <w:top w:val="single" w:sz="6" w:space="0" w:color="000000"/>
              <w:left w:val="single" w:sz="12" w:space="0" w:color="000000"/>
              <w:bottom w:val="single" w:sz="6" w:space="0" w:color="000000"/>
              <w:right w:val="single" w:sz="6" w:space="0" w:color="000000"/>
            </w:tcBorders>
          </w:tcPr>
          <w:p w14:paraId="12958A2A" w14:textId="77777777" w:rsidR="00A03114" w:rsidRDefault="00A03114" w:rsidP="0079184E">
            <w:r>
              <w:t>Product Name</w:t>
            </w:r>
          </w:p>
        </w:tc>
        <w:tc>
          <w:tcPr>
            <w:tcW w:w="1282" w:type="dxa"/>
            <w:tcBorders>
              <w:top w:val="single" w:sz="6" w:space="0" w:color="000000"/>
              <w:left w:val="single" w:sz="6" w:space="0" w:color="000000"/>
              <w:bottom w:val="single" w:sz="6" w:space="0" w:color="000000"/>
              <w:right w:val="single" w:sz="6" w:space="0" w:color="000000"/>
            </w:tcBorders>
          </w:tcPr>
          <w:p w14:paraId="0DE22023" w14:textId="77777777" w:rsidR="00A03114" w:rsidRDefault="00A03114" w:rsidP="0079184E"/>
        </w:tc>
        <w:tc>
          <w:tcPr>
            <w:tcW w:w="1283" w:type="dxa"/>
            <w:tcBorders>
              <w:top w:val="single" w:sz="6" w:space="0" w:color="000000"/>
              <w:left w:val="single" w:sz="6" w:space="0" w:color="000000"/>
              <w:bottom w:val="single" w:sz="6" w:space="0" w:color="000000"/>
              <w:right w:val="single" w:sz="6" w:space="0" w:color="000000"/>
            </w:tcBorders>
          </w:tcPr>
          <w:p w14:paraId="36F79F01" w14:textId="77777777" w:rsidR="00A03114" w:rsidRDefault="00A03114" w:rsidP="0079184E"/>
        </w:tc>
        <w:tc>
          <w:tcPr>
            <w:tcW w:w="1395" w:type="dxa"/>
            <w:tcBorders>
              <w:top w:val="single" w:sz="6" w:space="0" w:color="000000"/>
              <w:left w:val="single" w:sz="6" w:space="0" w:color="000000"/>
              <w:bottom w:val="single" w:sz="6" w:space="0" w:color="000000"/>
              <w:right w:val="single" w:sz="6" w:space="0" w:color="000000"/>
            </w:tcBorders>
          </w:tcPr>
          <w:p w14:paraId="549BBD5B" w14:textId="77777777" w:rsidR="00A03114" w:rsidRDefault="00A03114" w:rsidP="0079184E"/>
        </w:tc>
        <w:tc>
          <w:tcPr>
            <w:tcW w:w="2340" w:type="dxa"/>
            <w:tcBorders>
              <w:top w:val="single" w:sz="6" w:space="0" w:color="000000"/>
              <w:left w:val="single" w:sz="6" w:space="0" w:color="000000"/>
              <w:bottom w:val="single" w:sz="6" w:space="0" w:color="000000"/>
              <w:right w:val="single" w:sz="6" w:space="0" w:color="000000"/>
            </w:tcBorders>
          </w:tcPr>
          <w:p w14:paraId="75BC3DA6" w14:textId="77777777" w:rsidR="00A03114" w:rsidRDefault="00A03114" w:rsidP="0079184E"/>
        </w:tc>
        <w:tc>
          <w:tcPr>
            <w:tcW w:w="1980" w:type="dxa"/>
            <w:tcBorders>
              <w:top w:val="single" w:sz="6" w:space="0" w:color="000000"/>
              <w:left w:val="single" w:sz="6" w:space="0" w:color="000000"/>
              <w:bottom w:val="single" w:sz="6" w:space="0" w:color="000000"/>
              <w:right w:val="single" w:sz="6" w:space="0" w:color="000000"/>
            </w:tcBorders>
          </w:tcPr>
          <w:p w14:paraId="5195F13B" w14:textId="77777777" w:rsidR="00A03114" w:rsidRDefault="00A03114" w:rsidP="0079184E"/>
        </w:tc>
        <w:tc>
          <w:tcPr>
            <w:tcW w:w="3060" w:type="dxa"/>
            <w:tcBorders>
              <w:top w:val="single" w:sz="6" w:space="0" w:color="000000"/>
              <w:left w:val="single" w:sz="6" w:space="0" w:color="000000"/>
              <w:bottom w:val="single" w:sz="6" w:space="0" w:color="000000"/>
              <w:right w:val="single" w:sz="12" w:space="0" w:color="000000"/>
            </w:tcBorders>
          </w:tcPr>
          <w:p w14:paraId="00543BE1" w14:textId="77777777" w:rsidR="00A03114" w:rsidRDefault="00A03114" w:rsidP="0079184E"/>
        </w:tc>
      </w:tr>
      <w:tr w:rsidR="00A03114" w14:paraId="2E6B7BB4" w14:textId="77777777" w:rsidTr="0079184E">
        <w:trPr>
          <w:cantSplit/>
          <w:trHeight w:val="440"/>
        </w:trPr>
        <w:tc>
          <w:tcPr>
            <w:tcW w:w="2358" w:type="dxa"/>
            <w:tcBorders>
              <w:top w:val="single" w:sz="6" w:space="0" w:color="000000"/>
              <w:left w:val="single" w:sz="12" w:space="0" w:color="000000"/>
              <w:bottom w:val="single" w:sz="12" w:space="0" w:color="000000"/>
              <w:right w:val="single" w:sz="6" w:space="0" w:color="000000"/>
            </w:tcBorders>
          </w:tcPr>
          <w:p w14:paraId="555FE356" w14:textId="77777777" w:rsidR="00A03114" w:rsidRDefault="00A03114" w:rsidP="0079184E">
            <w:r>
              <w:t>Total</w:t>
            </w:r>
          </w:p>
        </w:tc>
        <w:tc>
          <w:tcPr>
            <w:tcW w:w="1282" w:type="dxa"/>
            <w:tcBorders>
              <w:top w:val="single" w:sz="6" w:space="0" w:color="000000"/>
              <w:left w:val="single" w:sz="6" w:space="0" w:color="000000"/>
              <w:bottom w:val="single" w:sz="12" w:space="0" w:color="000000"/>
              <w:right w:val="single" w:sz="6" w:space="0" w:color="000000"/>
            </w:tcBorders>
          </w:tcPr>
          <w:p w14:paraId="5AA12ADD" w14:textId="77777777" w:rsidR="00A03114" w:rsidRDefault="00A03114" w:rsidP="0079184E"/>
        </w:tc>
        <w:tc>
          <w:tcPr>
            <w:tcW w:w="1283" w:type="dxa"/>
            <w:tcBorders>
              <w:top w:val="single" w:sz="6" w:space="0" w:color="000000"/>
              <w:left w:val="single" w:sz="6" w:space="0" w:color="000000"/>
              <w:bottom w:val="single" w:sz="12" w:space="0" w:color="000000"/>
              <w:right w:val="single" w:sz="6" w:space="0" w:color="000000"/>
            </w:tcBorders>
          </w:tcPr>
          <w:p w14:paraId="73F64B34" w14:textId="77777777" w:rsidR="00A03114" w:rsidRDefault="00A03114" w:rsidP="0079184E"/>
        </w:tc>
        <w:tc>
          <w:tcPr>
            <w:tcW w:w="1395" w:type="dxa"/>
            <w:tcBorders>
              <w:top w:val="single" w:sz="6" w:space="0" w:color="000000"/>
              <w:left w:val="single" w:sz="6" w:space="0" w:color="000000"/>
              <w:bottom w:val="single" w:sz="12" w:space="0" w:color="000000"/>
              <w:right w:val="single" w:sz="6" w:space="0" w:color="000000"/>
            </w:tcBorders>
          </w:tcPr>
          <w:p w14:paraId="4AB011CF" w14:textId="77777777" w:rsidR="00A03114" w:rsidRDefault="00A03114" w:rsidP="0079184E"/>
        </w:tc>
        <w:tc>
          <w:tcPr>
            <w:tcW w:w="2340" w:type="dxa"/>
            <w:tcBorders>
              <w:top w:val="single" w:sz="6" w:space="0" w:color="000000"/>
              <w:left w:val="single" w:sz="6" w:space="0" w:color="000000"/>
              <w:bottom w:val="single" w:sz="12" w:space="0" w:color="000000"/>
              <w:right w:val="single" w:sz="6" w:space="0" w:color="000000"/>
            </w:tcBorders>
          </w:tcPr>
          <w:p w14:paraId="5FA81F38" w14:textId="77777777" w:rsidR="00A03114" w:rsidRDefault="00A03114" w:rsidP="0079184E"/>
        </w:tc>
        <w:tc>
          <w:tcPr>
            <w:tcW w:w="1980" w:type="dxa"/>
            <w:tcBorders>
              <w:top w:val="single" w:sz="6" w:space="0" w:color="000000"/>
              <w:left w:val="single" w:sz="6" w:space="0" w:color="000000"/>
              <w:bottom w:val="single" w:sz="12" w:space="0" w:color="000000"/>
              <w:right w:val="single" w:sz="6" w:space="0" w:color="000000"/>
            </w:tcBorders>
          </w:tcPr>
          <w:p w14:paraId="4FC28C32" w14:textId="77777777" w:rsidR="00A03114" w:rsidRDefault="00A03114" w:rsidP="0079184E"/>
        </w:tc>
        <w:tc>
          <w:tcPr>
            <w:tcW w:w="3060" w:type="dxa"/>
            <w:tcBorders>
              <w:top w:val="single" w:sz="6" w:space="0" w:color="000000"/>
              <w:left w:val="single" w:sz="6" w:space="0" w:color="000000"/>
              <w:bottom w:val="single" w:sz="12" w:space="0" w:color="000000"/>
              <w:right w:val="single" w:sz="12" w:space="0" w:color="000000"/>
            </w:tcBorders>
          </w:tcPr>
          <w:p w14:paraId="758946BB" w14:textId="77777777" w:rsidR="00A03114" w:rsidRDefault="00A03114" w:rsidP="0079184E"/>
        </w:tc>
      </w:tr>
    </w:tbl>
    <w:p w14:paraId="6C758753" w14:textId="77777777" w:rsidR="00A03114" w:rsidRDefault="00A03114" w:rsidP="00A03114"/>
    <w:tbl>
      <w:tblPr>
        <w:tblW w:w="1369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358"/>
        <w:gridCol w:w="2070"/>
        <w:gridCol w:w="9270"/>
      </w:tblGrid>
      <w:tr w:rsidR="00A03114" w14:paraId="2BD4B987" w14:textId="77777777" w:rsidTr="0079184E">
        <w:tc>
          <w:tcPr>
            <w:tcW w:w="2358" w:type="dxa"/>
            <w:tcBorders>
              <w:top w:val="single" w:sz="6" w:space="0" w:color="000000"/>
              <w:left w:val="single" w:sz="6" w:space="0" w:color="000000"/>
              <w:bottom w:val="single" w:sz="6" w:space="0" w:color="000000"/>
              <w:right w:val="single" w:sz="4" w:space="0" w:color="auto"/>
            </w:tcBorders>
          </w:tcPr>
          <w:p w14:paraId="73D55A4F" w14:textId="77777777" w:rsidR="00A03114" w:rsidRDefault="00A03114" w:rsidP="0079184E">
            <w:pPr>
              <w:rPr>
                <w:caps/>
              </w:rPr>
            </w:pPr>
            <w:r>
              <w:rPr>
                <w:caps/>
              </w:rPr>
              <w:t>total SELLING PRICE</w:t>
            </w:r>
          </w:p>
        </w:tc>
        <w:tc>
          <w:tcPr>
            <w:tcW w:w="2070" w:type="dxa"/>
            <w:tcBorders>
              <w:top w:val="single" w:sz="4" w:space="0" w:color="auto"/>
              <w:left w:val="single" w:sz="4" w:space="0" w:color="auto"/>
              <w:bottom w:val="single" w:sz="4" w:space="0" w:color="auto"/>
              <w:right w:val="single" w:sz="4" w:space="0" w:color="auto"/>
            </w:tcBorders>
          </w:tcPr>
          <w:p w14:paraId="5AF67CE9" w14:textId="77777777" w:rsidR="00A03114" w:rsidRDefault="00A03114" w:rsidP="0079184E">
            <w:pPr>
              <w:rPr>
                <w:caps/>
              </w:rPr>
            </w:pPr>
            <w:r>
              <w:t xml:space="preserve">$                </w:t>
            </w:r>
          </w:p>
        </w:tc>
        <w:tc>
          <w:tcPr>
            <w:tcW w:w="9270" w:type="dxa"/>
            <w:vMerge w:val="restart"/>
            <w:tcBorders>
              <w:top w:val="nil"/>
              <w:left w:val="single" w:sz="4" w:space="0" w:color="auto"/>
              <w:bottom w:val="nil"/>
              <w:right w:val="nil"/>
            </w:tcBorders>
          </w:tcPr>
          <w:p w14:paraId="3D22EC5B" w14:textId="77777777" w:rsidR="00A03114" w:rsidRDefault="00A03114" w:rsidP="0079184E">
            <w:r>
              <w:t>Allowable deductions:  any shipping costs for the Product included in the gross amount if itemized on the invoice, (ii) sales taxes for the Product included in the gross amount if itemized on the invoice, (iii) allowances because of returned Products</w:t>
            </w:r>
            <w:r w:rsidR="00816B36">
              <w:t xml:space="preserve">, </w:t>
            </w:r>
            <w:r w:rsidR="00532720">
              <w:t xml:space="preserve">and </w:t>
            </w:r>
            <w:r w:rsidR="00816B36">
              <w:t xml:space="preserve">(iv) trade, </w:t>
            </w:r>
            <w:proofErr w:type="gramStart"/>
            <w:r w:rsidR="00816B36">
              <w:t>quantity</w:t>
            </w:r>
            <w:proofErr w:type="gramEnd"/>
            <w:r w:rsidR="00816B36">
              <w:t xml:space="preserve"> or cash discounts</w:t>
            </w:r>
            <w:r w:rsidR="00532720">
              <w:t>.</w:t>
            </w:r>
          </w:p>
          <w:p w14:paraId="7FD2469B" w14:textId="77777777" w:rsidR="00A03114" w:rsidRDefault="00A03114" w:rsidP="0079184E"/>
          <w:p w14:paraId="40EBA98F" w14:textId="77777777" w:rsidR="00A03114" w:rsidRDefault="00A03114" w:rsidP="0079184E">
            <w:r>
              <w:t xml:space="preserve">All payments shall be made without deduction of taxes, assessments, or other charges of any kind which may be imposed on ISURF or Licensee by any government outside of the United States or any political subdivision of any government with respect to any amounts payable to ISURF pursuant to this Agreement.  </w:t>
            </w:r>
          </w:p>
        </w:tc>
      </w:tr>
      <w:tr w:rsidR="00A03114" w14:paraId="4F89AA57" w14:textId="77777777" w:rsidTr="0079184E">
        <w:trPr>
          <w:trHeight w:val="440"/>
        </w:trPr>
        <w:tc>
          <w:tcPr>
            <w:tcW w:w="2358" w:type="dxa"/>
            <w:tcBorders>
              <w:top w:val="single" w:sz="6" w:space="0" w:color="000000"/>
              <w:left w:val="single" w:sz="6" w:space="0" w:color="000000"/>
              <w:bottom w:val="single" w:sz="6" w:space="0" w:color="000000"/>
              <w:right w:val="single" w:sz="4" w:space="0" w:color="auto"/>
            </w:tcBorders>
          </w:tcPr>
          <w:p w14:paraId="1ADE3D12" w14:textId="77777777" w:rsidR="00A03114" w:rsidRDefault="00A03114" w:rsidP="0079184E">
            <w:r>
              <w:t>Royalty Rate</w:t>
            </w:r>
          </w:p>
        </w:tc>
        <w:tc>
          <w:tcPr>
            <w:tcW w:w="2070" w:type="dxa"/>
            <w:tcBorders>
              <w:top w:val="single" w:sz="4" w:space="0" w:color="auto"/>
              <w:left w:val="single" w:sz="4" w:space="0" w:color="auto"/>
              <w:bottom w:val="single" w:sz="4" w:space="0" w:color="auto"/>
              <w:right w:val="single" w:sz="4" w:space="0" w:color="auto"/>
            </w:tcBorders>
          </w:tcPr>
          <w:p w14:paraId="5AD9AAE3" w14:textId="77777777" w:rsidR="00A03114" w:rsidRDefault="00A03114" w:rsidP="0079184E"/>
        </w:tc>
        <w:tc>
          <w:tcPr>
            <w:tcW w:w="9270" w:type="dxa"/>
            <w:vMerge/>
            <w:tcBorders>
              <w:top w:val="nil"/>
              <w:left w:val="single" w:sz="4" w:space="0" w:color="auto"/>
              <w:bottom w:val="nil"/>
              <w:right w:val="nil"/>
            </w:tcBorders>
          </w:tcPr>
          <w:p w14:paraId="6B7DAE03" w14:textId="77777777" w:rsidR="00A03114" w:rsidRDefault="00A03114" w:rsidP="0079184E"/>
        </w:tc>
      </w:tr>
      <w:tr w:rsidR="00A03114" w14:paraId="29CCC94C" w14:textId="77777777" w:rsidTr="0079184E">
        <w:trPr>
          <w:trHeight w:val="777"/>
        </w:trPr>
        <w:tc>
          <w:tcPr>
            <w:tcW w:w="2358" w:type="dxa"/>
            <w:tcBorders>
              <w:top w:val="single" w:sz="6" w:space="0" w:color="000000"/>
              <w:left w:val="single" w:sz="6" w:space="0" w:color="000000"/>
              <w:bottom w:val="single" w:sz="6" w:space="0" w:color="000000"/>
              <w:right w:val="single" w:sz="4" w:space="0" w:color="auto"/>
            </w:tcBorders>
          </w:tcPr>
          <w:p w14:paraId="6F58B22E" w14:textId="77777777" w:rsidR="00A03114" w:rsidRDefault="00A03114" w:rsidP="0079184E">
            <w:r>
              <w:t>Royalty Due</w:t>
            </w:r>
          </w:p>
        </w:tc>
        <w:tc>
          <w:tcPr>
            <w:tcW w:w="2070" w:type="dxa"/>
            <w:tcBorders>
              <w:top w:val="single" w:sz="4" w:space="0" w:color="auto"/>
              <w:left w:val="single" w:sz="4" w:space="0" w:color="auto"/>
              <w:bottom w:val="single" w:sz="4" w:space="0" w:color="auto"/>
              <w:right w:val="single" w:sz="4" w:space="0" w:color="auto"/>
            </w:tcBorders>
          </w:tcPr>
          <w:p w14:paraId="38B8821A" w14:textId="77777777" w:rsidR="00A03114" w:rsidRDefault="00A03114" w:rsidP="0079184E">
            <w:r>
              <w:t xml:space="preserve">$                  </w:t>
            </w:r>
          </w:p>
        </w:tc>
        <w:tc>
          <w:tcPr>
            <w:tcW w:w="9270" w:type="dxa"/>
            <w:vMerge/>
            <w:tcBorders>
              <w:top w:val="nil"/>
              <w:left w:val="single" w:sz="4" w:space="0" w:color="auto"/>
              <w:bottom w:val="nil"/>
              <w:right w:val="nil"/>
            </w:tcBorders>
          </w:tcPr>
          <w:p w14:paraId="1963EECC" w14:textId="77777777" w:rsidR="00A03114" w:rsidRDefault="00A03114" w:rsidP="0079184E"/>
        </w:tc>
      </w:tr>
      <w:tr w:rsidR="00A03114" w14:paraId="2AACC2B0" w14:textId="77777777" w:rsidTr="0079184E">
        <w:trPr>
          <w:trHeight w:val="440"/>
        </w:trPr>
        <w:tc>
          <w:tcPr>
            <w:tcW w:w="2358" w:type="dxa"/>
            <w:tcBorders>
              <w:top w:val="single" w:sz="6" w:space="0" w:color="000000"/>
              <w:left w:val="single" w:sz="6" w:space="0" w:color="000000"/>
              <w:bottom w:val="single" w:sz="6" w:space="0" w:color="000000"/>
              <w:right w:val="single" w:sz="4" w:space="0" w:color="auto"/>
            </w:tcBorders>
          </w:tcPr>
          <w:p w14:paraId="30534380" w14:textId="77777777" w:rsidR="00A03114" w:rsidRDefault="00A03114" w:rsidP="0079184E">
            <w:r>
              <w:t>Sublicensing or other fees due</w:t>
            </w:r>
          </w:p>
        </w:tc>
        <w:tc>
          <w:tcPr>
            <w:tcW w:w="2070" w:type="dxa"/>
            <w:tcBorders>
              <w:top w:val="single" w:sz="4" w:space="0" w:color="auto"/>
              <w:left w:val="single" w:sz="4" w:space="0" w:color="auto"/>
              <w:bottom w:val="single" w:sz="4" w:space="0" w:color="auto"/>
              <w:right w:val="single" w:sz="4" w:space="0" w:color="auto"/>
            </w:tcBorders>
          </w:tcPr>
          <w:p w14:paraId="055145A4" w14:textId="77777777" w:rsidR="00A03114" w:rsidRDefault="00A03114" w:rsidP="0079184E">
            <w:r>
              <w:t>$</w:t>
            </w:r>
          </w:p>
        </w:tc>
        <w:tc>
          <w:tcPr>
            <w:tcW w:w="9270" w:type="dxa"/>
            <w:tcBorders>
              <w:top w:val="nil"/>
              <w:left w:val="single" w:sz="4" w:space="0" w:color="auto"/>
              <w:bottom w:val="nil"/>
              <w:right w:val="nil"/>
            </w:tcBorders>
          </w:tcPr>
          <w:p w14:paraId="19E96AA4" w14:textId="77777777" w:rsidR="00A03114" w:rsidRDefault="00A03114" w:rsidP="0079184E"/>
        </w:tc>
      </w:tr>
    </w:tbl>
    <w:p w14:paraId="40B59AC0" w14:textId="77777777" w:rsidR="00A03114" w:rsidRDefault="00A03114" w:rsidP="00A03114"/>
    <w:p w14:paraId="11FE962A" w14:textId="77777777" w:rsidR="00A03114" w:rsidRDefault="00A03114" w:rsidP="00A03114">
      <w:r>
        <w:t>Fees and Royalties due          $</w:t>
      </w:r>
      <w:r>
        <w:tab/>
        <w:t>___________</w:t>
      </w:r>
      <w:r>
        <w:rPr>
          <w:u w:val="single"/>
        </w:rPr>
        <w:t xml:space="preserve">    </w:t>
      </w:r>
      <w:r>
        <w:t>____</w:t>
      </w:r>
      <w:r>
        <w:tab/>
        <w:t xml:space="preserve"> </w:t>
      </w:r>
    </w:p>
    <w:p w14:paraId="6ED377A3" w14:textId="77777777" w:rsidR="00A03114" w:rsidRDefault="00A03114" w:rsidP="00A03114">
      <w:pPr>
        <w:rPr>
          <w:u w:val="single"/>
        </w:rPr>
      </w:pPr>
      <w:r>
        <w:t xml:space="preserve">Payments to meet </w:t>
      </w:r>
      <w:proofErr w:type="gramStart"/>
      <w:r>
        <w:t>minimum  $</w:t>
      </w:r>
      <w:proofErr w:type="gramEnd"/>
      <w:r>
        <w:tab/>
      </w:r>
      <w:r>
        <w:rPr>
          <w:u w:val="single"/>
        </w:rPr>
        <w:tab/>
      </w:r>
    </w:p>
    <w:p w14:paraId="41A192C3" w14:textId="0B4A7F14" w:rsidR="00A03114" w:rsidRDefault="00A03114" w:rsidP="00A03114">
      <w:pPr>
        <w:rPr>
          <w:u w:val="single"/>
        </w:rPr>
      </w:pPr>
      <w:r w:rsidRPr="00E34AAC">
        <w:t>Total Payable</w:t>
      </w:r>
      <w:r w:rsidRPr="00E34AAC">
        <w:tab/>
      </w:r>
      <w:r w:rsidRPr="00E34AAC">
        <w:tab/>
        <w:t xml:space="preserve">        $ </w:t>
      </w:r>
      <w:r w:rsidRPr="00E34AAC">
        <w:tab/>
      </w:r>
      <w:r>
        <w:rPr>
          <w:u w:val="single"/>
        </w:rPr>
        <w:tab/>
      </w:r>
    </w:p>
    <w:p w14:paraId="43F9D4B1" w14:textId="3888E312" w:rsidR="000C56A0" w:rsidRDefault="000C56A0" w:rsidP="00A03114">
      <w:pPr>
        <w:rPr>
          <w:u w:val="single"/>
        </w:rPr>
      </w:pPr>
    </w:p>
    <w:p w14:paraId="767BEFBE" w14:textId="337B73F5" w:rsidR="000C56A0" w:rsidRDefault="000C56A0" w:rsidP="00A03114">
      <w:pPr>
        <w:rPr>
          <w:u w:val="single"/>
        </w:rPr>
      </w:pPr>
    </w:p>
    <w:p w14:paraId="221C4C28" w14:textId="2BD769DD" w:rsidR="000C56A0" w:rsidRDefault="000C56A0" w:rsidP="00A03114">
      <w:pPr>
        <w:rPr>
          <w:u w:val="single"/>
        </w:rPr>
      </w:pPr>
    </w:p>
    <w:p w14:paraId="66D2046A" w14:textId="62B5DD98" w:rsidR="000C56A0" w:rsidRDefault="000C56A0" w:rsidP="00A03114">
      <w:pPr>
        <w:rPr>
          <w:u w:val="single"/>
        </w:rPr>
      </w:pPr>
    </w:p>
    <w:p w14:paraId="7602EC14" w14:textId="0FFB4136" w:rsidR="000C56A0" w:rsidRDefault="000C56A0" w:rsidP="00A03114">
      <w:pPr>
        <w:rPr>
          <w:u w:val="single"/>
        </w:rPr>
      </w:pPr>
    </w:p>
    <w:p w14:paraId="35017056" w14:textId="3437035E" w:rsidR="000C56A0" w:rsidRPr="00BF615A" w:rsidRDefault="000C56A0" w:rsidP="00BF615A">
      <w:pPr>
        <w:rPr>
          <w:u w:val="single"/>
        </w:rPr>
      </w:pPr>
      <w:r w:rsidRPr="00BF615A">
        <w:rPr>
          <w:u w:val="single"/>
        </w:rPr>
        <w:t>*</w:t>
      </w:r>
      <w:r>
        <w:rPr>
          <w:u w:val="single"/>
        </w:rPr>
        <w:t xml:space="preserve"> Note that a separate page shall be included for each country in which sales have occurred.</w:t>
      </w:r>
    </w:p>
    <w:p w14:paraId="6E882811" w14:textId="77777777" w:rsidR="00875750" w:rsidRDefault="00A03114" w:rsidP="00A03114">
      <w:pPr>
        <w:sectPr w:rsidR="00875750" w:rsidSect="00BF615A">
          <w:pgSz w:w="15840" w:h="12240" w:orient="landscape"/>
          <w:pgMar w:top="720" w:right="720" w:bottom="720" w:left="720" w:header="720" w:footer="720" w:gutter="0"/>
          <w:paperSrc w:first="2" w:other="2"/>
          <w:cols w:space="720"/>
          <w:docGrid w:linePitch="299"/>
        </w:sectPr>
      </w:pPr>
      <w:r>
        <w:t xml:space="preserve">  </w:t>
      </w:r>
    </w:p>
    <w:p w14:paraId="7875FD39" w14:textId="775E6A78" w:rsidR="003443C4" w:rsidRDefault="003443C4" w:rsidP="002A3E2B">
      <w:r>
        <w:lastRenderedPageBreak/>
        <w:t xml:space="preserve">APPENDIX </w:t>
      </w:r>
      <w:r w:rsidR="003F6AA6">
        <w:t>E</w:t>
      </w:r>
    </w:p>
    <w:p w14:paraId="61806705" w14:textId="77777777" w:rsidR="003443C4" w:rsidRDefault="003443C4" w:rsidP="002A3E2B"/>
    <w:p w14:paraId="15FD19A3" w14:textId="77777777" w:rsidR="003443C4" w:rsidRDefault="003443C4" w:rsidP="002A3E2B">
      <w:pPr>
        <w:rPr>
          <w:color w:val="000000"/>
          <w:u w:val="single"/>
        </w:rPr>
      </w:pPr>
      <w:r>
        <w:rPr>
          <w:color w:val="000000"/>
          <w:u w:val="single"/>
        </w:rPr>
        <w:t>DEVELOPMENT REPORT</w:t>
      </w:r>
    </w:p>
    <w:p w14:paraId="29CD4E7E" w14:textId="77777777" w:rsidR="003443C4" w:rsidRDefault="003443C4" w:rsidP="002A3E2B">
      <w:pPr>
        <w:rPr>
          <w:color w:val="000000"/>
          <w:u w:val="single"/>
        </w:rPr>
      </w:pPr>
    </w:p>
    <w:p w14:paraId="44490E2A" w14:textId="77777777" w:rsidR="003443C4" w:rsidRDefault="003443C4" w:rsidP="002A3E2B">
      <w:pPr>
        <w:rPr>
          <w:color w:val="000000"/>
        </w:rPr>
      </w:pPr>
      <w:r>
        <w:rPr>
          <w:color w:val="000000"/>
        </w:rPr>
        <w:t>A.</w:t>
      </w:r>
      <w:r>
        <w:rPr>
          <w:color w:val="000000"/>
        </w:rPr>
        <w:tab/>
        <w:t xml:space="preserve">Date </w:t>
      </w:r>
      <w:r w:rsidR="00990A13">
        <w:rPr>
          <w:color w:val="000000"/>
        </w:rPr>
        <w:t xml:space="preserve">Development Plan was </w:t>
      </w:r>
      <w:r>
        <w:rPr>
          <w:color w:val="000000"/>
        </w:rPr>
        <w:t>initiated</w:t>
      </w:r>
      <w:r w:rsidR="00990A13">
        <w:rPr>
          <w:color w:val="000000"/>
        </w:rPr>
        <w:t>: ________;</w:t>
      </w:r>
      <w:r>
        <w:rPr>
          <w:color w:val="000000"/>
        </w:rPr>
        <w:t xml:space="preserve"> and </w:t>
      </w:r>
      <w:proofErr w:type="gramStart"/>
      <w:r>
        <w:rPr>
          <w:color w:val="000000"/>
        </w:rPr>
        <w:t>time period</w:t>
      </w:r>
      <w:proofErr w:type="gramEnd"/>
      <w:r>
        <w:rPr>
          <w:color w:val="000000"/>
        </w:rPr>
        <w:t xml:space="preserve"> covered by this report</w:t>
      </w:r>
      <w:r w:rsidR="00990A13">
        <w:rPr>
          <w:color w:val="000000"/>
        </w:rPr>
        <w:t>: _____________________</w:t>
      </w:r>
      <w:r>
        <w:rPr>
          <w:color w:val="000000"/>
        </w:rPr>
        <w:t>.</w:t>
      </w:r>
    </w:p>
    <w:p w14:paraId="41B14BA8" w14:textId="77777777" w:rsidR="003443C4" w:rsidRDefault="003443C4" w:rsidP="002A3E2B">
      <w:pPr>
        <w:rPr>
          <w:color w:val="000000"/>
        </w:rPr>
      </w:pPr>
    </w:p>
    <w:p w14:paraId="49B0432C" w14:textId="77777777" w:rsidR="003443C4" w:rsidRDefault="003443C4" w:rsidP="002A3E2B">
      <w:pPr>
        <w:rPr>
          <w:color w:val="000000"/>
        </w:rPr>
      </w:pPr>
      <w:r>
        <w:rPr>
          <w:color w:val="000000"/>
        </w:rPr>
        <w:t>B.</w:t>
      </w:r>
      <w:r>
        <w:rPr>
          <w:color w:val="000000"/>
        </w:rPr>
        <w:tab/>
        <w:t>Development Report (4-8 paragraphs).</w:t>
      </w:r>
    </w:p>
    <w:p w14:paraId="0A0DD258" w14:textId="77777777" w:rsidR="003443C4" w:rsidRDefault="003443C4" w:rsidP="002A3E2B">
      <w:pPr>
        <w:rPr>
          <w:color w:val="000000"/>
        </w:rPr>
      </w:pPr>
    </w:p>
    <w:p w14:paraId="4F4B27E6" w14:textId="77777777" w:rsidR="003443C4" w:rsidRDefault="003443C4" w:rsidP="002A3E2B">
      <w:pPr>
        <w:rPr>
          <w:color w:val="000000"/>
        </w:rPr>
      </w:pPr>
      <w:r>
        <w:rPr>
          <w:color w:val="000000"/>
        </w:rPr>
        <w:tab/>
        <w:t>1.</w:t>
      </w:r>
      <w:r>
        <w:rPr>
          <w:color w:val="000000"/>
        </w:rPr>
        <w:tab/>
        <w:t>Activities completed since last report including the object and parameters of the development, when initiated, when completed and the results.</w:t>
      </w:r>
    </w:p>
    <w:p w14:paraId="114689A9" w14:textId="77777777" w:rsidR="003443C4" w:rsidRDefault="003443C4" w:rsidP="002A3E2B">
      <w:pPr>
        <w:rPr>
          <w:color w:val="000000"/>
        </w:rPr>
      </w:pPr>
    </w:p>
    <w:p w14:paraId="5A1BC979" w14:textId="77777777" w:rsidR="003443C4" w:rsidRDefault="003443C4" w:rsidP="002A3E2B">
      <w:pPr>
        <w:rPr>
          <w:color w:val="000000"/>
        </w:rPr>
      </w:pPr>
      <w:r>
        <w:rPr>
          <w:color w:val="000000"/>
        </w:rPr>
        <w:tab/>
        <w:t>2.</w:t>
      </w:r>
      <w:r>
        <w:rPr>
          <w:color w:val="000000"/>
        </w:rPr>
        <w:tab/>
        <w:t>Activities currently under investigation, i.e., ongoing activities including object and parameters of such activities, when initiated, and projected date of completion.</w:t>
      </w:r>
    </w:p>
    <w:p w14:paraId="770CFFD2" w14:textId="77777777" w:rsidR="00167EEA" w:rsidRDefault="00167EEA" w:rsidP="002A3E2B">
      <w:pPr>
        <w:rPr>
          <w:color w:val="000000"/>
        </w:rPr>
      </w:pPr>
    </w:p>
    <w:p w14:paraId="48BF0576" w14:textId="77777777" w:rsidR="00167EEA" w:rsidRDefault="00167EEA" w:rsidP="002A3E2B">
      <w:pPr>
        <w:rPr>
          <w:color w:val="000000"/>
        </w:rPr>
      </w:pPr>
      <w:r>
        <w:rPr>
          <w:color w:val="000000"/>
        </w:rPr>
        <w:tab/>
        <w:t>3.</w:t>
      </w:r>
      <w:r>
        <w:rPr>
          <w:color w:val="000000"/>
        </w:rPr>
        <w:tab/>
        <w:t>Activities completed to identify and secure management team.</w:t>
      </w:r>
    </w:p>
    <w:p w14:paraId="6341688A" w14:textId="77777777" w:rsidR="00167EEA" w:rsidRDefault="00167EEA" w:rsidP="002A3E2B">
      <w:pPr>
        <w:rPr>
          <w:color w:val="000000"/>
        </w:rPr>
      </w:pPr>
    </w:p>
    <w:p w14:paraId="5F546CD1" w14:textId="77777777" w:rsidR="00167EEA" w:rsidRDefault="00167EEA" w:rsidP="002A3E2B">
      <w:pPr>
        <w:rPr>
          <w:color w:val="000000"/>
        </w:rPr>
      </w:pPr>
      <w:r>
        <w:rPr>
          <w:color w:val="000000"/>
        </w:rPr>
        <w:tab/>
        <w:t>4.</w:t>
      </w:r>
      <w:r>
        <w:rPr>
          <w:color w:val="000000"/>
        </w:rPr>
        <w:tab/>
        <w:t>Activities completed and planned for securing financing.</w:t>
      </w:r>
    </w:p>
    <w:p w14:paraId="44DF8357" w14:textId="77777777" w:rsidR="003443C4" w:rsidRDefault="003443C4" w:rsidP="002A3E2B">
      <w:pPr>
        <w:rPr>
          <w:color w:val="000000"/>
        </w:rPr>
      </w:pPr>
    </w:p>
    <w:p w14:paraId="4DBE6C48" w14:textId="77777777" w:rsidR="003443C4" w:rsidRDefault="003443C4" w:rsidP="002A3E2B">
      <w:pPr>
        <w:rPr>
          <w:color w:val="000000"/>
        </w:rPr>
      </w:pPr>
      <w:r>
        <w:rPr>
          <w:color w:val="000000"/>
        </w:rPr>
        <w:t>C.</w:t>
      </w:r>
      <w:r>
        <w:rPr>
          <w:color w:val="000000"/>
        </w:rPr>
        <w:tab/>
        <w:t>Future Development Activities (4-8 paragraphs).</w:t>
      </w:r>
    </w:p>
    <w:p w14:paraId="1D4CF188" w14:textId="77777777" w:rsidR="003443C4" w:rsidRDefault="003443C4" w:rsidP="002A3E2B">
      <w:pPr>
        <w:rPr>
          <w:color w:val="000000"/>
        </w:rPr>
      </w:pPr>
    </w:p>
    <w:p w14:paraId="2BDAAD0C" w14:textId="77777777" w:rsidR="003443C4" w:rsidRDefault="003443C4" w:rsidP="00167EEA">
      <w:pPr>
        <w:rPr>
          <w:color w:val="000000"/>
        </w:rPr>
      </w:pPr>
      <w:r>
        <w:rPr>
          <w:color w:val="000000"/>
        </w:rPr>
        <w:tab/>
        <w:t>1.</w:t>
      </w:r>
      <w:r>
        <w:rPr>
          <w:color w:val="000000"/>
        </w:rPr>
        <w:tab/>
        <w:t>Activities to be undertaken before next report including, but not limited to, the type and object of any studies conducted and their projected starting and completion dates.</w:t>
      </w:r>
    </w:p>
    <w:p w14:paraId="7F2D7980" w14:textId="77777777" w:rsidR="00167EEA" w:rsidRDefault="00167EEA" w:rsidP="00167EEA">
      <w:pPr>
        <w:rPr>
          <w:color w:val="000000"/>
        </w:rPr>
      </w:pPr>
    </w:p>
    <w:p w14:paraId="0E9B2308" w14:textId="77777777" w:rsidR="00167EEA" w:rsidRDefault="00167EEA" w:rsidP="00167EEA">
      <w:pPr>
        <w:rPr>
          <w:color w:val="000000"/>
        </w:rPr>
      </w:pPr>
      <w:r>
        <w:rPr>
          <w:color w:val="000000"/>
        </w:rPr>
        <w:tab/>
        <w:t>2.</w:t>
      </w:r>
      <w:r>
        <w:rPr>
          <w:color w:val="000000"/>
        </w:rPr>
        <w:tab/>
        <w:t>Activities to be undertaken to enlist management team.</w:t>
      </w:r>
    </w:p>
    <w:p w14:paraId="709BA360" w14:textId="77777777" w:rsidR="00167EEA" w:rsidRDefault="00167EEA" w:rsidP="00167EEA">
      <w:pPr>
        <w:rPr>
          <w:color w:val="000000"/>
        </w:rPr>
      </w:pPr>
    </w:p>
    <w:p w14:paraId="1DD77FEE" w14:textId="77777777" w:rsidR="00167EEA" w:rsidRDefault="00167EEA" w:rsidP="00167EEA">
      <w:pPr>
        <w:rPr>
          <w:color w:val="000000"/>
        </w:rPr>
      </w:pPr>
      <w:r>
        <w:rPr>
          <w:color w:val="000000"/>
        </w:rPr>
        <w:tab/>
        <w:t>3.</w:t>
      </w:r>
      <w:r>
        <w:rPr>
          <w:color w:val="000000"/>
        </w:rPr>
        <w:tab/>
        <w:t>Activities to be undertaken to secure financing.</w:t>
      </w:r>
    </w:p>
    <w:p w14:paraId="6F539038" w14:textId="77777777" w:rsidR="003443C4" w:rsidRDefault="003443C4" w:rsidP="002A3E2B">
      <w:pPr>
        <w:rPr>
          <w:color w:val="000000"/>
        </w:rPr>
      </w:pPr>
    </w:p>
    <w:p w14:paraId="73D0AE79" w14:textId="75289DC2" w:rsidR="003443C4" w:rsidRDefault="003443C4" w:rsidP="002A3E2B">
      <w:pPr>
        <w:rPr>
          <w:color w:val="000000"/>
        </w:rPr>
      </w:pPr>
      <w:r>
        <w:rPr>
          <w:color w:val="000000"/>
        </w:rPr>
        <w:tab/>
      </w:r>
      <w:r w:rsidR="00167EEA">
        <w:rPr>
          <w:color w:val="000000"/>
        </w:rPr>
        <w:t>4</w:t>
      </w:r>
      <w:r>
        <w:rPr>
          <w:color w:val="000000"/>
        </w:rPr>
        <w:t>.</w:t>
      </w:r>
      <w:r>
        <w:rPr>
          <w:color w:val="000000"/>
        </w:rPr>
        <w:tab/>
        <w:t>Estimated total development time remaining before a product will be commercialized.</w:t>
      </w:r>
    </w:p>
    <w:p w14:paraId="27C25B29" w14:textId="77777777" w:rsidR="003443C4" w:rsidRDefault="003443C4" w:rsidP="002A3E2B">
      <w:pPr>
        <w:rPr>
          <w:color w:val="000000"/>
        </w:rPr>
      </w:pPr>
    </w:p>
    <w:p w14:paraId="662FE977" w14:textId="77777777" w:rsidR="003443C4" w:rsidRDefault="003443C4" w:rsidP="002A3E2B">
      <w:pPr>
        <w:rPr>
          <w:color w:val="000000"/>
        </w:rPr>
      </w:pPr>
      <w:r>
        <w:rPr>
          <w:color w:val="000000"/>
        </w:rPr>
        <w:t>D.</w:t>
      </w:r>
      <w:r>
        <w:rPr>
          <w:color w:val="000000"/>
        </w:rPr>
        <w:tab/>
        <w:t>Changes to initial development plan (2-4 paragraphs).</w:t>
      </w:r>
    </w:p>
    <w:p w14:paraId="571C7590" w14:textId="77777777" w:rsidR="003443C4" w:rsidRDefault="003443C4" w:rsidP="002A3E2B">
      <w:pPr>
        <w:rPr>
          <w:color w:val="000000"/>
        </w:rPr>
      </w:pPr>
    </w:p>
    <w:p w14:paraId="79D6EE66" w14:textId="77777777" w:rsidR="003443C4" w:rsidRDefault="003443C4" w:rsidP="002A3E2B">
      <w:pPr>
        <w:rPr>
          <w:color w:val="000000"/>
        </w:rPr>
      </w:pPr>
      <w:r>
        <w:rPr>
          <w:color w:val="000000"/>
        </w:rPr>
        <w:tab/>
        <w:t>1.</w:t>
      </w:r>
      <w:r>
        <w:rPr>
          <w:color w:val="000000"/>
        </w:rPr>
        <w:tab/>
        <w:t>Reasons for change.</w:t>
      </w:r>
    </w:p>
    <w:p w14:paraId="4584BE22" w14:textId="77777777" w:rsidR="003443C4" w:rsidRDefault="003443C4" w:rsidP="002A3E2B">
      <w:pPr>
        <w:rPr>
          <w:color w:val="000000"/>
        </w:rPr>
      </w:pPr>
    </w:p>
    <w:p w14:paraId="107EFA97" w14:textId="77777777" w:rsidR="003443C4" w:rsidRDefault="003443C4" w:rsidP="002A3E2B">
      <w:pPr>
        <w:rPr>
          <w:color w:val="000000"/>
        </w:rPr>
      </w:pPr>
      <w:r>
        <w:rPr>
          <w:color w:val="000000"/>
        </w:rPr>
        <w:tab/>
        <w:t>2.</w:t>
      </w:r>
      <w:r>
        <w:rPr>
          <w:color w:val="000000"/>
        </w:rPr>
        <w:tab/>
        <w:t>Variables that may cause additional changes.</w:t>
      </w:r>
    </w:p>
    <w:p w14:paraId="72603D55" w14:textId="77777777" w:rsidR="003443C4" w:rsidRDefault="003443C4" w:rsidP="002A3E2B">
      <w:pPr>
        <w:rPr>
          <w:color w:val="000000"/>
        </w:rPr>
      </w:pPr>
    </w:p>
    <w:p w14:paraId="711DD4D8" w14:textId="77777777" w:rsidR="003443C4" w:rsidRDefault="003443C4" w:rsidP="002A3E2B">
      <w:pPr>
        <w:rPr>
          <w:color w:val="000000"/>
        </w:rPr>
      </w:pPr>
      <w:r>
        <w:rPr>
          <w:color w:val="000000"/>
        </w:rPr>
        <w:t>E.</w:t>
      </w:r>
      <w:r>
        <w:rPr>
          <w:color w:val="000000"/>
        </w:rPr>
        <w:tab/>
        <w:t>Items to be provided if applicable:</w:t>
      </w:r>
    </w:p>
    <w:p w14:paraId="207B631F" w14:textId="77777777" w:rsidR="003443C4" w:rsidRDefault="003443C4" w:rsidP="002A3E2B">
      <w:pPr>
        <w:rPr>
          <w:color w:val="000000"/>
        </w:rPr>
      </w:pPr>
    </w:p>
    <w:p w14:paraId="38967175" w14:textId="77777777" w:rsidR="003443C4" w:rsidRDefault="003443C4" w:rsidP="002A3E2B">
      <w:pPr>
        <w:rPr>
          <w:color w:val="000000"/>
        </w:rPr>
      </w:pPr>
      <w:r>
        <w:rPr>
          <w:color w:val="000000"/>
        </w:rPr>
        <w:tab/>
        <w:t>1.</w:t>
      </w:r>
      <w:r>
        <w:rPr>
          <w:color w:val="000000"/>
        </w:rPr>
        <w:tab/>
        <w:t>Information relating to Product that has become publicly available, e.g., published articles, competing products, patents, etc.</w:t>
      </w:r>
    </w:p>
    <w:p w14:paraId="7E8B5D22" w14:textId="77777777" w:rsidR="003443C4" w:rsidRDefault="003443C4" w:rsidP="002A3E2B">
      <w:pPr>
        <w:rPr>
          <w:color w:val="000000"/>
        </w:rPr>
      </w:pPr>
    </w:p>
    <w:p w14:paraId="4380D411" w14:textId="77777777" w:rsidR="003443C4" w:rsidRDefault="003443C4" w:rsidP="002A3E2B">
      <w:pPr>
        <w:rPr>
          <w:color w:val="000000"/>
        </w:rPr>
      </w:pPr>
      <w:r>
        <w:rPr>
          <w:color w:val="000000"/>
        </w:rPr>
        <w:tab/>
        <w:t>2.</w:t>
      </w:r>
      <w:r>
        <w:rPr>
          <w:color w:val="000000"/>
        </w:rPr>
        <w:tab/>
        <w:t>Development work being performed by third parties other than Licensee to include name of third party, reasons for use of third party, planned future uses of third parties including reasons why and type of work.</w:t>
      </w:r>
    </w:p>
    <w:p w14:paraId="40546D9D" w14:textId="77777777" w:rsidR="003443C4" w:rsidRDefault="003443C4" w:rsidP="002A3E2B">
      <w:pPr>
        <w:rPr>
          <w:color w:val="000000"/>
        </w:rPr>
      </w:pPr>
    </w:p>
    <w:p w14:paraId="01FDE6EC" w14:textId="77777777" w:rsidR="003443C4" w:rsidRDefault="003443C4" w:rsidP="002A3E2B">
      <w:pPr>
        <w:rPr>
          <w:color w:val="000000"/>
        </w:rPr>
      </w:pPr>
      <w:r>
        <w:rPr>
          <w:color w:val="000000"/>
        </w:rPr>
        <w:tab/>
        <w:t>3.</w:t>
      </w:r>
      <w:r>
        <w:rPr>
          <w:color w:val="000000"/>
        </w:rPr>
        <w:tab/>
        <w:t>Update of competitive information trends in industry, government compliance (if applicable) and market plan.</w:t>
      </w:r>
    </w:p>
    <w:p w14:paraId="049098C5" w14:textId="77777777" w:rsidR="00990A13" w:rsidRDefault="00990A13" w:rsidP="002A3E2B">
      <w:pPr>
        <w:rPr>
          <w:color w:val="000000"/>
        </w:rPr>
      </w:pPr>
    </w:p>
    <w:p w14:paraId="3A41776A" w14:textId="77777777" w:rsidR="00990A13" w:rsidRDefault="00990A13" w:rsidP="002A3E2B">
      <w:pPr>
        <w:rPr>
          <w:color w:val="000000"/>
        </w:rPr>
      </w:pPr>
      <w:r>
        <w:rPr>
          <w:color w:val="000000"/>
        </w:rPr>
        <w:tab/>
        <w:t>4.</w:t>
      </w:r>
      <w:r>
        <w:rPr>
          <w:color w:val="000000"/>
        </w:rPr>
        <w:tab/>
        <w:t>Knowledge of any circumstance that would prevent ISURF from prosecuting the Licensed Patents as a small entity.</w:t>
      </w:r>
    </w:p>
    <w:p w14:paraId="7C8EF0AA" w14:textId="77777777" w:rsidR="003443C4" w:rsidRDefault="003443C4" w:rsidP="002A3E2B">
      <w:pPr>
        <w:rPr>
          <w:color w:val="000000"/>
        </w:rPr>
      </w:pPr>
    </w:p>
    <w:p w14:paraId="12B3B281" w14:textId="77777777" w:rsidR="003443C4" w:rsidRDefault="003443C4" w:rsidP="002A3E2B">
      <w:pPr>
        <w:rPr>
          <w:color w:val="000000"/>
        </w:rPr>
      </w:pPr>
      <w:r>
        <w:rPr>
          <w:color w:val="000000"/>
        </w:rPr>
        <w:t>PLEASE SEND DEVELOPMENT REPORTS TO:</w:t>
      </w:r>
    </w:p>
    <w:p w14:paraId="12D3C560" w14:textId="77777777" w:rsidR="003443C4" w:rsidRDefault="003443C4" w:rsidP="002A3E2B">
      <w:pPr>
        <w:rPr>
          <w:color w:val="000000"/>
        </w:rPr>
      </w:pPr>
    </w:p>
    <w:p w14:paraId="6147A46D" w14:textId="77777777" w:rsidR="003443C4" w:rsidRDefault="003443C4" w:rsidP="002A3E2B">
      <w:pPr>
        <w:rPr>
          <w:color w:val="000000"/>
        </w:rPr>
      </w:pPr>
      <w:r>
        <w:rPr>
          <w:color w:val="000000"/>
        </w:rPr>
        <w:tab/>
        <w:t>Iowa State University Research Foundation, Inc.</w:t>
      </w:r>
    </w:p>
    <w:p w14:paraId="147BDE6A" w14:textId="6D93D2DB" w:rsidR="003443C4" w:rsidRDefault="003443C4" w:rsidP="002A3E2B">
      <w:pPr>
        <w:rPr>
          <w:color w:val="000000"/>
        </w:rPr>
      </w:pPr>
      <w:r>
        <w:rPr>
          <w:color w:val="000000"/>
        </w:rPr>
        <w:tab/>
        <w:t xml:space="preserve">Attn.:  </w:t>
      </w:r>
      <w:r w:rsidR="006B1771">
        <w:rPr>
          <w:color w:val="000000"/>
        </w:rPr>
        <w:t>President</w:t>
      </w:r>
    </w:p>
    <w:p w14:paraId="6F1042CD" w14:textId="77777777" w:rsidR="00B7568F" w:rsidRDefault="003443C4" w:rsidP="00B7568F">
      <w:pPr>
        <w:rPr>
          <w:color w:val="000000"/>
        </w:rPr>
      </w:pPr>
      <w:r>
        <w:rPr>
          <w:color w:val="000000"/>
        </w:rPr>
        <w:tab/>
      </w:r>
      <w:r w:rsidR="00B7568F">
        <w:rPr>
          <w:color w:val="000000"/>
        </w:rPr>
        <w:t>1805 Collaboration Place, Suite 2100</w:t>
      </w:r>
    </w:p>
    <w:p w14:paraId="5DDF9873" w14:textId="77777777" w:rsidR="00B7568F" w:rsidRDefault="00B7568F" w:rsidP="00B7568F">
      <w:pPr>
        <w:rPr>
          <w:color w:val="000000"/>
        </w:rPr>
      </w:pPr>
      <w:r>
        <w:rPr>
          <w:color w:val="000000"/>
        </w:rPr>
        <w:tab/>
        <w:t>Ames, IA  50010</w:t>
      </w:r>
    </w:p>
    <w:p w14:paraId="65E855DB" w14:textId="77777777" w:rsidR="003443C4" w:rsidRDefault="003443C4" w:rsidP="00F40787">
      <w:pPr>
        <w:jc w:val="left"/>
        <w:rPr>
          <w:color w:val="000000"/>
        </w:rPr>
      </w:pPr>
      <w:r>
        <w:rPr>
          <w:color w:val="000000"/>
        </w:rPr>
        <w:br w:type="page"/>
      </w:r>
    </w:p>
    <w:p w14:paraId="1D32A9D9" w14:textId="5BB57908" w:rsidR="003443C4" w:rsidRDefault="003443C4" w:rsidP="002A3E2B">
      <w:pPr>
        <w:rPr>
          <w:color w:val="000000"/>
        </w:rPr>
      </w:pPr>
      <w:r>
        <w:rPr>
          <w:color w:val="000000"/>
        </w:rPr>
        <w:lastRenderedPageBreak/>
        <w:t xml:space="preserve">APPENDIX </w:t>
      </w:r>
      <w:r w:rsidR="003F6AA6">
        <w:rPr>
          <w:color w:val="000000"/>
        </w:rPr>
        <w:t>F</w:t>
      </w:r>
    </w:p>
    <w:p w14:paraId="3BAAA3E7" w14:textId="77777777" w:rsidR="003443C4" w:rsidRDefault="003443C4" w:rsidP="002A3E2B">
      <w:pPr>
        <w:rPr>
          <w:color w:val="000000"/>
          <w:u w:val="single"/>
        </w:rPr>
      </w:pPr>
      <w:r>
        <w:rPr>
          <w:color w:val="000000"/>
          <w:u w:val="single"/>
        </w:rPr>
        <w:t>DEVELOPMENT PLAN</w:t>
      </w:r>
    </w:p>
    <w:p w14:paraId="1C5EA5FE" w14:textId="77777777" w:rsidR="003443C4" w:rsidRDefault="003443C4" w:rsidP="002A3E2B">
      <w:pPr>
        <w:rPr>
          <w:color w:val="000000"/>
          <w:u w:val="single"/>
        </w:rPr>
      </w:pPr>
    </w:p>
    <w:p w14:paraId="7612C947" w14:textId="77777777" w:rsidR="003443C4" w:rsidRDefault="003443C4" w:rsidP="002A3E2B">
      <w:pPr>
        <w:rPr>
          <w:color w:val="000000"/>
        </w:rPr>
      </w:pPr>
      <w:r>
        <w:rPr>
          <w:color w:val="000000"/>
        </w:rPr>
        <w:tab/>
        <w:t xml:space="preserve">A </w:t>
      </w:r>
      <w:r w:rsidR="000C353D">
        <w:rPr>
          <w:color w:val="000000"/>
        </w:rPr>
        <w:t xml:space="preserve">Development Plan </w:t>
      </w:r>
      <w:r w:rsidR="000B01DC">
        <w:rPr>
          <w:color w:val="000000"/>
        </w:rPr>
        <w:t>including the aspects</w:t>
      </w:r>
      <w:r>
        <w:rPr>
          <w:color w:val="000000"/>
        </w:rPr>
        <w:t xml:space="preserve"> outlined below shall be submitted to ISURF by Licensee </w:t>
      </w:r>
      <w:r w:rsidR="000C353D">
        <w:rPr>
          <w:color w:val="000000"/>
        </w:rPr>
        <w:t>as provided in Section 3</w:t>
      </w:r>
      <w:r>
        <w:rPr>
          <w:color w:val="000000"/>
        </w:rPr>
        <w:t>.</w:t>
      </w:r>
    </w:p>
    <w:p w14:paraId="49C097FC" w14:textId="77777777" w:rsidR="003443C4" w:rsidRDefault="003443C4" w:rsidP="002A3E2B">
      <w:pPr>
        <w:rPr>
          <w:color w:val="000000"/>
        </w:rPr>
      </w:pPr>
    </w:p>
    <w:p w14:paraId="7C938DAA" w14:textId="2C917E80" w:rsidR="003443C4" w:rsidRDefault="003443C4" w:rsidP="002A3E2B">
      <w:pPr>
        <w:rPr>
          <w:color w:val="000000"/>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rPr>
        <w:tab/>
        <w:t xml:space="preserve">       Estimated</w:t>
      </w:r>
      <w:r>
        <w:rPr>
          <w:color w:val="000000"/>
        </w:rPr>
        <w:tab/>
      </w:r>
      <w:r>
        <w:rPr>
          <w:color w:val="000000"/>
        </w:rPr>
        <w:tab/>
      </w:r>
    </w:p>
    <w:p w14:paraId="43AE9AE9" w14:textId="4AF3F150" w:rsidR="003443C4" w:rsidRDefault="003443C4" w:rsidP="002A3E2B">
      <w:pPr>
        <w:rPr>
          <w:color w:val="000000"/>
          <w:u w:val="single"/>
        </w:rPr>
      </w:pPr>
      <w:r>
        <w:rPr>
          <w:color w:val="000000"/>
        </w:rPr>
        <w:tab/>
      </w:r>
      <w:r>
        <w:rPr>
          <w:color w:val="000000"/>
        </w:rPr>
        <w:tab/>
      </w:r>
      <w:r>
        <w:rPr>
          <w:color w:val="000000"/>
        </w:rPr>
        <w:tab/>
      </w:r>
      <w:r>
        <w:rPr>
          <w:color w:val="000000"/>
        </w:rPr>
        <w:tab/>
      </w:r>
      <w:r>
        <w:rPr>
          <w:color w:val="000000"/>
        </w:rPr>
        <w:tab/>
      </w:r>
      <w:r>
        <w:rPr>
          <w:color w:val="000000"/>
        </w:rPr>
        <w:tab/>
      </w:r>
      <w:r>
        <w:rPr>
          <w:color w:val="000000"/>
        </w:rPr>
        <w:tab/>
      </w:r>
      <w:r>
        <w:rPr>
          <w:color w:val="000000"/>
          <w:u w:val="single"/>
        </w:rPr>
        <w:t>Start Date</w:t>
      </w:r>
      <w:r>
        <w:rPr>
          <w:color w:val="000000"/>
        </w:rPr>
        <w:tab/>
      </w:r>
      <w:r>
        <w:rPr>
          <w:color w:val="000000"/>
        </w:rPr>
        <w:tab/>
      </w:r>
      <w:r>
        <w:rPr>
          <w:color w:val="000000"/>
          <w:u w:val="single"/>
        </w:rPr>
        <w:t>Finish Date</w:t>
      </w:r>
    </w:p>
    <w:p w14:paraId="1C79A2B4" w14:textId="77777777" w:rsidR="003443C4" w:rsidRDefault="003443C4" w:rsidP="002A3E2B">
      <w:pPr>
        <w:rPr>
          <w:color w:val="000000"/>
          <w:u w:val="single"/>
        </w:rPr>
      </w:pPr>
    </w:p>
    <w:p w14:paraId="0163A6DD" w14:textId="77777777" w:rsidR="003443C4" w:rsidRDefault="003443C4" w:rsidP="002A3E2B">
      <w:pPr>
        <w:rPr>
          <w:color w:val="000000"/>
        </w:rPr>
      </w:pPr>
      <w:r>
        <w:rPr>
          <w:color w:val="000000"/>
        </w:rPr>
        <w:t>I.</w:t>
      </w:r>
      <w:r>
        <w:rPr>
          <w:color w:val="000000"/>
        </w:rPr>
        <w:tab/>
        <w:t>Development Program</w:t>
      </w:r>
    </w:p>
    <w:p w14:paraId="67052D19" w14:textId="77777777" w:rsidR="003443C4" w:rsidRDefault="003443C4" w:rsidP="002A3E2B">
      <w:pPr>
        <w:rPr>
          <w:color w:val="000000"/>
        </w:rPr>
      </w:pPr>
      <w:r>
        <w:rPr>
          <w:color w:val="000000"/>
        </w:rPr>
        <w:tab/>
      </w:r>
    </w:p>
    <w:p w14:paraId="4C9FF67E" w14:textId="77777777" w:rsidR="003443C4" w:rsidRDefault="003443C4" w:rsidP="002A3E2B">
      <w:pPr>
        <w:rPr>
          <w:color w:val="000000"/>
        </w:rPr>
      </w:pPr>
      <w:r>
        <w:rPr>
          <w:color w:val="000000"/>
        </w:rPr>
        <w:tab/>
        <w:t>A.</w:t>
      </w:r>
      <w:r>
        <w:rPr>
          <w:color w:val="000000"/>
        </w:rPr>
        <w:tab/>
        <w:t>Development Activities to be Undertaken</w:t>
      </w:r>
    </w:p>
    <w:p w14:paraId="2FC01FFC" w14:textId="77777777" w:rsidR="003443C4" w:rsidRDefault="003443C4" w:rsidP="002A3E2B">
      <w:pPr>
        <w:rPr>
          <w:color w:val="000000"/>
        </w:rPr>
      </w:pPr>
    </w:p>
    <w:p w14:paraId="7897C2B6" w14:textId="77777777" w:rsidR="003443C4" w:rsidRDefault="003443C4" w:rsidP="002A3E2B">
      <w:pPr>
        <w:rPr>
          <w:color w:val="000000"/>
        </w:rPr>
      </w:pPr>
      <w:r>
        <w:rPr>
          <w:color w:val="000000"/>
        </w:rPr>
        <w:t>(Please break activities into subunits with the date of completion of major milestones)</w:t>
      </w:r>
    </w:p>
    <w:p w14:paraId="7115BAD9" w14:textId="77777777" w:rsidR="003443C4" w:rsidRDefault="003443C4" w:rsidP="002A3E2B">
      <w:pPr>
        <w:rPr>
          <w:color w:val="000000"/>
        </w:rPr>
      </w:pPr>
    </w:p>
    <w:p w14:paraId="69AE050D" w14:textId="77777777" w:rsidR="003443C4" w:rsidRDefault="003443C4" w:rsidP="002A3E2B">
      <w:pPr>
        <w:rPr>
          <w:color w:val="000000"/>
        </w:rPr>
      </w:pPr>
      <w:r>
        <w:rPr>
          <w:color w:val="000000"/>
        </w:rPr>
        <w:t>1.</w:t>
      </w:r>
    </w:p>
    <w:p w14:paraId="5404A50E" w14:textId="77777777" w:rsidR="003443C4" w:rsidRDefault="003443C4" w:rsidP="002A3E2B">
      <w:pPr>
        <w:rPr>
          <w:color w:val="000000"/>
        </w:rPr>
      </w:pPr>
    </w:p>
    <w:p w14:paraId="513CE20D" w14:textId="77777777" w:rsidR="003443C4" w:rsidRDefault="003443C4" w:rsidP="002A3E2B">
      <w:pPr>
        <w:rPr>
          <w:color w:val="000000"/>
        </w:rPr>
      </w:pPr>
      <w:r>
        <w:rPr>
          <w:color w:val="000000"/>
        </w:rPr>
        <w:t>2.</w:t>
      </w:r>
    </w:p>
    <w:p w14:paraId="27B8F001" w14:textId="77777777" w:rsidR="003443C4" w:rsidRDefault="003443C4" w:rsidP="002A3E2B">
      <w:pPr>
        <w:rPr>
          <w:color w:val="000000"/>
        </w:rPr>
      </w:pPr>
      <w:r>
        <w:rPr>
          <w:color w:val="000000"/>
        </w:rPr>
        <w:t xml:space="preserve"> .</w:t>
      </w:r>
    </w:p>
    <w:p w14:paraId="7CDC23B0" w14:textId="77777777" w:rsidR="003443C4" w:rsidRDefault="003443C4" w:rsidP="002A3E2B">
      <w:pPr>
        <w:rPr>
          <w:color w:val="000000"/>
        </w:rPr>
      </w:pPr>
      <w:r>
        <w:rPr>
          <w:color w:val="000000"/>
        </w:rPr>
        <w:t xml:space="preserve"> .</w:t>
      </w:r>
    </w:p>
    <w:p w14:paraId="24520229" w14:textId="77777777" w:rsidR="003443C4" w:rsidRDefault="003443C4" w:rsidP="002A3E2B">
      <w:pPr>
        <w:rPr>
          <w:color w:val="000000"/>
        </w:rPr>
      </w:pPr>
    </w:p>
    <w:p w14:paraId="7929B608" w14:textId="77777777" w:rsidR="003443C4" w:rsidRDefault="003443C4" w:rsidP="002A3E2B">
      <w:pPr>
        <w:rPr>
          <w:color w:val="000000"/>
        </w:rPr>
      </w:pPr>
      <w:r>
        <w:rPr>
          <w:color w:val="000000"/>
        </w:rPr>
        <w:tab/>
        <w:t>B.</w:t>
      </w:r>
      <w:r>
        <w:rPr>
          <w:color w:val="000000"/>
        </w:rPr>
        <w:tab/>
        <w:t>Estimated Total Development Time</w:t>
      </w:r>
      <w:r w:rsidR="00F35BEF">
        <w:rPr>
          <w:color w:val="000000"/>
        </w:rPr>
        <w:t xml:space="preserve"> and Expenditure</w:t>
      </w:r>
    </w:p>
    <w:p w14:paraId="50395AA0" w14:textId="77777777" w:rsidR="003443C4" w:rsidRDefault="003443C4" w:rsidP="002A3E2B">
      <w:pPr>
        <w:rPr>
          <w:color w:val="000000"/>
        </w:rPr>
      </w:pPr>
    </w:p>
    <w:p w14:paraId="43568092" w14:textId="77777777" w:rsidR="003443C4" w:rsidRDefault="003443C4" w:rsidP="002A3E2B">
      <w:pPr>
        <w:rPr>
          <w:color w:val="000000"/>
        </w:rPr>
      </w:pPr>
      <w:r>
        <w:rPr>
          <w:color w:val="000000"/>
        </w:rPr>
        <w:t>II.</w:t>
      </w:r>
      <w:r>
        <w:rPr>
          <w:color w:val="000000"/>
        </w:rPr>
        <w:tab/>
        <w:t>Governmental Approval</w:t>
      </w:r>
    </w:p>
    <w:p w14:paraId="688F2FB6" w14:textId="77777777" w:rsidR="003443C4" w:rsidRDefault="003443C4" w:rsidP="002A3E2B">
      <w:pPr>
        <w:rPr>
          <w:color w:val="000000"/>
        </w:rPr>
      </w:pPr>
    </w:p>
    <w:p w14:paraId="58264EAE" w14:textId="77777777" w:rsidR="003443C4" w:rsidRDefault="003443C4" w:rsidP="002A3E2B">
      <w:pPr>
        <w:rPr>
          <w:color w:val="000000"/>
        </w:rPr>
      </w:pPr>
      <w:r>
        <w:rPr>
          <w:color w:val="000000"/>
        </w:rPr>
        <w:tab/>
        <w:t>A.</w:t>
      </w:r>
      <w:r>
        <w:rPr>
          <w:color w:val="000000"/>
        </w:rPr>
        <w:tab/>
        <w:t>Types of submissions required</w:t>
      </w:r>
    </w:p>
    <w:p w14:paraId="50A542D3" w14:textId="77777777" w:rsidR="003443C4" w:rsidRDefault="003443C4" w:rsidP="002A3E2B">
      <w:pPr>
        <w:rPr>
          <w:color w:val="000000"/>
        </w:rPr>
      </w:pPr>
    </w:p>
    <w:p w14:paraId="6F017BC8" w14:textId="77777777" w:rsidR="003443C4" w:rsidRDefault="003443C4" w:rsidP="002A3E2B">
      <w:pPr>
        <w:rPr>
          <w:color w:val="000000"/>
        </w:rPr>
      </w:pPr>
      <w:r>
        <w:rPr>
          <w:color w:val="000000"/>
        </w:rPr>
        <w:tab/>
        <w:t>B.</w:t>
      </w:r>
      <w:r>
        <w:rPr>
          <w:color w:val="000000"/>
        </w:rPr>
        <w:tab/>
        <w:t xml:space="preserve">Government agency </w:t>
      </w:r>
      <w:proofErr w:type="gramStart"/>
      <w:r>
        <w:rPr>
          <w:color w:val="000000"/>
        </w:rPr>
        <w:t>e.g.</w:t>
      </w:r>
      <w:proofErr w:type="gramEnd"/>
      <w:r>
        <w:rPr>
          <w:color w:val="000000"/>
        </w:rPr>
        <w:t xml:space="preserve"> FDA, EPA, etc.</w:t>
      </w:r>
    </w:p>
    <w:p w14:paraId="26F68D69" w14:textId="77777777" w:rsidR="000B01DC" w:rsidRDefault="000B01DC" w:rsidP="002A3E2B">
      <w:pPr>
        <w:rPr>
          <w:color w:val="000000"/>
        </w:rPr>
      </w:pPr>
    </w:p>
    <w:p w14:paraId="5B9BC265" w14:textId="77777777" w:rsidR="000B01DC" w:rsidRDefault="000B01DC" w:rsidP="002A3E2B">
      <w:pPr>
        <w:rPr>
          <w:color w:val="000000"/>
        </w:rPr>
      </w:pPr>
      <w:r>
        <w:rPr>
          <w:color w:val="000000"/>
        </w:rPr>
        <w:tab/>
        <w:t>C.</w:t>
      </w:r>
      <w:r>
        <w:rPr>
          <w:color w:val="000000"/>
        </w:rPr>
        <w:tab/>
        <w:t>Label Indications (list all planned)</w:t>
      </w:r>
    </w:p>
    <w:p w14:paraId="017D80F3" w14:textId="77777777" w:rsidR="003443C4" w:rsidRDefault="003443C4" w:rsidP="002A3E2B">
      <w:pPr>
        <w:rPr>
          <w:color w:val="000000"/>
        </w:rPr>
      </w:pPr>
    </w:p>
    <w:p w14:paraId="46C89F1A" w14:textId="77777777" w:rsidR="003443C4" w:rsidRDefault="003443C4" w:rsidP="002A3E2B">
      <w:pPr>
        <w:rPr>
          <w:color w:val="000000"/>
        </w:rPr>
      </w:pPr>
      <w:r>
        <w:rPr>
          <w:color w:val="000000"/>
        </w:rPr>
        <w:t>III.</w:t>
      </w:r>
      <w:r>
        <w:rPr>
          <w:color w:val="000000"/>
        </w:rPr>
        <w:tab/>
        <w:t>Proposed Market Approach</w:t>
      </w:r>
      <w:r w:rsidR="000B01DC">
        <w:rPr>
          <w:color w:val="000000"/>
        </w:rPr>
        <w:t xml:space="preserve"> and Business Goals</w:t>
      </w:r>
    </w:p>
    <w:p w14:paraId="198C8476" w14:textId="77777777" w:rsidR="003443C4" w:rsidRDefault="003443C4" w:rsidP="002A3E2B">
      <w:pPr>
        <w:rPr>
          <w:color w:val="000000"/>
        </w:rPr>
      </w:pPr>
    </w:p>
    <w:p w14:paraId="3EC263E8" w14:textId="77777777" w:rsidR="003443C4" w:rsidRDefault="003443C4" w:rsidP="002A3E2B">
      <w:pPr>
        <w:rPr>
          <w:color w:val="000000"/>
        </w:rPr>
      </w:pPr>
      <w:r>
        <w:rPr>
          <w:color w:val="000000"/>
        </w:rPr>
        <w:t>IV.</w:t>
      </w:r>
      <w:r>
        <w:rPr>
          <w:color w:val="000000"/>
        </w:rPr>
        <w:tab/>
        <w:t>Competitive Information</w:t>
      </w:r>
    </w:p>
    <w:p w14:paraId="427F883C" w14:textId="77777777" w:rsidR="003443C4" w:rsidRDefault="003443C4" w:rsidP="002A3E2B">
      <w:pPr>
        <w:rPr>
          <w:color w:val="000000"/>
        </w:rPr>
      </w:pPr>
    </w:p>
    <w:p w14:paraId="319A2E2E" w14:textId="77777777" w:rsidR="003443C4" w:rsidRDefault="003443C4" w:rsidP="002A3E2B">
      <w:pPr>
        <w:rPr>
          <w:color w:val="000000"/>
        </w:rPr>
      </w:pPr>
      <w:r>
        <w:rPr>
          <w:color w:val="000000"/>
        </w:rPr>
        <w:tab/>
        <w:t>A.</w:t>
      </w:r>
      <w:r>
        <w:rPr>
          <w:color w:val="000000"/>
        </w:rPr>
        <w:tab/>
        <w:t>Potential Competitors</w:t>
      </w:r>
    </w:p>
    <w:p w14:paraId="02EA6006" w14:textId="77777777" w:rsidR="003443C4" w:rsidRDefault="003443C4" w:rsidP="002A3E2B">
      <w:pPr>
        <w:rPr>
          <w:color w:val="000000"/>
        </w:rPr>
      </w:pPr>
    </w:p>
    <w:p w14:paraId="74727A54" w14:textId="77777777" w:rsidR="003443C4" w:rsidRDefault="003443C4" w:rsidP="002A3E2B">
      <w:pPr>
        <w:rPr>
          <w:color w:val="000000"/>
        </w:rPr>
      </w:pPr>
      <w:r>
        <w:rPr>
          <w:color w:val="000000"/>
        </w:rPr>
        <w:tab/>
        <w:t>B.</w:t>
      </w:r>
      <w:r>
        <w:rPr>
          <w:color w:val="000000"/>
        </w:rPr>
        <w:tab/>
        <w:t>Potential Competitive Devices/Compositions</w:t>
      </w:r>
    </w:p>
    <w:p w14:paraId="66CBD28A" w14:textId="77777777" w:rsidR="003443C4" w:rsidRDefault="003443C4" w:rsidP="002A3E2B">
      <w:pPr>
        <w:rPr>
          <w:color w:val="000000"/>
        </w:rPr>
      </w:pPr>
    </w:p>
    <w:p w14:paraId="3458E9CD" w14:textId="77777777" w:rsidR="003443C4" w:rsidRDefault="003443C4" w:rsidP="002A3E2B">
      <w:pPr>
        <w:rPr>
          <w:color w:val="000000"/>
        </w:rPr>
      </w:pPr>
      <w:r>
        <w:rPr>
          <w:color w:val="000000"/>
        </w:rPr>
        <w:t>C.</w:t>
      </w:r>
      <w:r>
        <w:rPr>
          <w:color w:val="000000"/>
        </w:rPr>
        <w:tab/>
        <w:t>Known Competitor’s plans, developments, technical achievements</w:t>
      </w:r>
    </w:p>
    <w:p w14:paraId="520E2601" w14:textId="77777777" w:rsidR="003443C4" w:rsidRDefault="003443C4" w:rsidP="002A3E2B">
      <w:pPr>
        <w:rPr>
          <w:color w:val="000000"/>
        </w:rPr>
      </w:pPr>
    </w:p>
    <w:p w14:paraId="03D4C79D" w14:textId="77777777" w:rsidR="003443C4" w:rsidRDefault="003443C4" w:rsidP="002A3E2B">
      <w:pPr>
        <w:rPr>
          <w:color w:val="000000"/>
        </w:rPr>
      </w:pPr>
      <w:r>
        <w:rPr>
          <w:color w:val="000000"/>
        </w:rPr>
        <w:tab/>
        <w:t>D.</w:t>
      </w:r>
      <w:r>
        <w:rPr>
          <w:color w:val="000000"/>
        </w:rPr>
        <w:tab/>
        <w:t xml:space="preserve">Anticipated Date of </w:t>
      </w:r>
      <w:r w:rsidR="00531C48">
        <w:rPr>
          <w:color w:val="000000"/>
        </w:rPr>
        <w:t>each C</w:t>
      </w:r>
      <w:r w:rsidR="0054084E">
        <w:rPr>
          <w:color w:val="000000"/>
        </w:rPr>
        <w:t xml:space="preserve">ompetitor's </w:t>
      </w:r>
      <w:r>
        <w:rPr>
          <w:color w:val="000000"/>
        </w:rPr>
        <w:t>Product Launch</w:t>
      </w:r>
    </w:p>
    <w:p w14:paraId="14FA7DF2" w14:textId="77777777" w:rsidR="003443C4" w:rsidRDefault="003443C4" w:rsidP="002A3E2B">
      <w:pPr>
        <w:rPr>
          <w:color w:val="000000"/>
        </w:rPr>
      </w:pPr>
    </w:p>
    <w:p w14:paraId="68BE7152" w14:textId="77777777" w:rsidR="003443C4" w:rsidRDefault="003443C4" w:rsidP="002A3E2B">
      <w:pPr>
        <w:rPr>
          <w:color w:val="000000"/>
        </w:rPr>
      </w:pPr>
      <w:r>
        <w:rPr>
          <w:color w:val="000000"/>
          <w:u w:val="single"/>
        </w:rPr>
        <w:t>Total Length</w:t>
      </w:r>
      <w:r>
        <w:rPr>
          <w:color w:val="000000"/>
        </w:rPr>
        <w:t>:  approximately 2-3 pages</w:t>
      </w:r>
    </w:p>
    <w:p w14:paraId="6D0E50C5" w14:textId="77777777" w:rsidR="003443C4" w:rsidRDefault="003443C4" w:rsidP="002A3E2B">
      <w:pPr>
        <w:rPr>
          <w:color w:val="000000"/>
        </w:rPr>
      </w:pPr>
    </w:p>
    <w:p w14:paraId="7E7DA047" w14:textId="77777777" w:rsidR="003443C4" w:rsidRDefault="003443C4" w:rsidP="002A3E2B"/>
    <w:sectPr w:rsidR="003443C4" w:rsidSect="00875750">
      <w:pgSz w:w="12240" w:h="15840"/>
      <w:pgMar w:top="1440" w:right="1440" w:bottom="1440" w:left="1440" w:header="720" w:footer="720" w:gutter="0"/>
      <w:paperSrc w:first="2" w:other="2"/>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41" w:author="Author" w:initials="A">
    <w:p w14:paraId="35D742BA" w14:textId="100D6766" w:rsidR="00021E83" w:rsidRDefault="00021E83">
      <w:pPr>
        <w:pStyle w:val="CommentText"/>
      </w:pPr>
      <w:r>
        <w:rPr>
          <w:rStyle w:val="CommentReference"/>
        </w:rPr>
        <w:annotationRef/>
      </w:r>
      <w:r w:rsidR="00637B5E">
        <w:t xml:space="preserve">NTD: What happens if ISURF makes a determination to not defend? Can Licensee defend? This is our preference but wanted to see if you already have language to add here that addresses this.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5D742BA"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5D742BA" w16cid:durableId="26BC56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ACC19" w14:textId="77777777" w:rsidR="0072196F" w:rsidRDefault="0072196F">
      <w:r>
        <w:separator/>
      </w:r>
    </w:p>
  </w:endnote>
  <w:endnote w:type="continuationSeparator" w:id="0">
    <w:p w14:paraId="13A0A931" w14:textId="77777777" w:rsidR="0072196F" w:rsidRDefault="007219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imes New">
    <w:altName w:val="Book Antiqua"/>
    <w:panose1 w:val="020B06040202020202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19C59D" w14:textId="77777777" w:rsidR="00021E83" w:rsidRDefault="00021E83">
    <w:pPr>
      <w:pStyle w:val="Footer"/>
      <w:ind w:right="360"/>
      <w:rPr>
        <w:snapToGrid w:val="0"/>
        <w:sz w:val="18"/>
        <w:szCs w:val="18"/>
      </w:rPr>
    </w:pPr>
    <w:r>
      <w:rPr>
        <w:snapToGrid w:val="0"/>
        <w:sz w:val="18"/>
        <w:szCs w:val="18"/>
      </w:rPr>
      <w:t>ISURF version 2012</w:t>
    </w:r>
  </w:p>
  <w:p w14:paraId="2FBEDD1F" w14:textId="3B9FDC0D" w:rsidR="00021E83" w:rsidRDefault="00021E83">
    <w:pPr>
      <w:pStyle w:val="Footer"/>
      <w:ind w:right="360"/>
      <w:jc w:val="center"/>
      <w:rPr>
        <w:snapToGrid w:val="0"/>
      </w:rPr>
    </w:pPr>
    <w:r>
      <w:rPr>
        <w:snapToGrid w:val="0"/>
      </w:rPr>
      <w:t xml:space="preserve">Page </w:t>
    </w:r>
    <w:r>
      <w:rPr>
        <w:snapToGrid w:val="0"/>
      </w:rPr>
      <w:fldChar w:fldCharType="begin"/>
    </w:r>
    <w:r>
      <w:rPr>
        <w:snapToGrid w:val="0"/>
      </w:rPr>
      <w:instrText xml:space="preserve"> PAGE </w:instrText>
    </w:r>
    <w:r>
      <w:rPr>
        <w:snapToGrid w:val="0"/>
      </w:rPr>
      <w:fldChar w:fldCharType="separate"/>
    </w:r>
    <w:r>
      <w:rPr>
        <w:noProof/>
        <w:snapToGrid w:val="0"/>
      </w:rPr>
      <w:t>21</w:t>
    </w:r>
    <w:r>
      <w:rPr>
        <w:snapToGrid w:val="0"/>
      </w:rPr>
      <w:fldChar w:fldCharType="end"/>
    </w:r>
  </w:p>
  <w:p w14:paraId="4835B3DF" w14:textId="77777777" w:rsidR="00021E83" w:rsidRDefault="00021E83">
    <w:pPr>
      <w:pStyle w:val="Footer"/>
      <w:ind w:right="360"/>
      <w:rPr>
        <w:snapToGrid w:val="0"/>
        <w:sz w:val="18"/>
        <w:szCs w:val="18"/>
      </w:rPr>
    </w:pPr>
  </w:p>
  <w:p w14:paraId="4F424209" w14:textId="77777777" w:rsidR="00021E83" w:rsidRDefault="00021E83">
    <w:pPr>
      <w:pStyle w:val="Footer"/>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F8D6C2C" w14:textId="77777777" w:rsidR="0072196F" w:rsidRDefault="0072196F">
      <w:r>
        <w:separator/>
      </w:r>
    </w:p>
  </w:footnote>
  <w:footnote w:type="continuationSeparator" w:id="0">
    <w:p w14:paraId="796BCB14" w14:textId="77777777" w:rsidR="0072196F" w:rsidRDefault="007219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2A8A3" w14:textId="700796B0" w:rsidR="00021E83" w:rsidRPr="000020C1" w:rsidRDefault="00021E83" w:rsidP="00267F3E">
    <w:pPr>
      <w:rPr>
        <w:b/>
        <w:color w:val="FF0000"/>
        <w:sz w:val="18"/>
        <w:szCs w:val="18"/>
      </w:rPr>
    </w:pPr>
    <w:r w:rsidRPr="00703F77">
      <w:rPr>
        <w:sz w:val="18"/>
        <w:szCs w:val="18"/>
      </w:rPr>
      <w:t xml:space="preserve">This draft is dated </w:t>
    </w:r>
    <w:r>
      <w:rPr>
        <w:sz w:val="18"/>
        <w:szCs w:val="18"/>
      </w:rPr>
      <w:t xml:space="preserve">19 August </w:t>
    </w:r>
    <w:r w:rsidRPr="00703F77">
      <w:rPr>
        <w:sz w:val="18"/>
        <w:szCs w:val="18"/>
      </w:rPr>
      <w:t xml:space="preserve">2022 and is solely for purposes of negotiation.  Neither party has an obligation to continue to negotiate with the other or to enter into any agreement </w:t>
    </w:r>
    <w:proofErr w:type="gramStart"/>
    <w:r w:rsidRPr="00703F77">
      <w:rPr>
        <w:sz w:val="18"/>
        <w:szCs w:val="18"/>
      </w:rPr>
      <w:t>on the basis of</w:t>
    </w:r>
    <w:proofErr w:type="gramEnd"/>
    <w:r w:rsidRPr="00703F77">
      <w:rPr>
        <w:sz w:val="18"/>
        <w:szCs w:val="18"/>
      </w:rPr>
      <w:t xml:space="preserve"> this draft agreement.  No contract or other obligation to license rights described herein shall exist until a final, written agreement is signed by an authorized representative of ISURF and an authorized representative of Licensee. </w:t>
    </w:r>
    <w:ins w:id="115" w:author="Author">
      <w:r>
        <w:rPr>
          <w:b/>
          <w:color w:val="FF0000"/>
          <w:sz w:val="18"/>
          <w:szCs w:val="18"/>
        </w:rPr>
        <w:t>[NG Redline 9-</w:t>
      </w:r>
      <w:r w:rsidR="00F30E1B">
        <w:rPr>
          <w:b/>
          <w:color w:val="FF0000"/>
          <w:sz w:val="18"/>
          <w:szCs w:val="18"/>
        </w:rPr>
        <w:t>6</w:t>
      </w:r>
      <w:r>
        <w:rPr>
          <w:b/>
          <w:color w:val="FF0000"/>
          <w:sz w:val="18"/>
          <w:szCs w:val="18"/>
        </w:rPr>
        <w:t>-2022]</w:t>
      </w:r>
    </w:ins>
  </w:p>
  <w:p w14:paraId="043210BD" w14:textId="77777777" w:rsidR="00021E83" w:rsidRPr="00700FEE" w:rsidRDefault="00021E83" w:rsidP="00700FEE">
    <w:pPr>
      <w:rPr>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A08D0"/>
    <w:multiLevelType w:val="singleLevel"/>
    <w:tmpl w:val="79009B78"/>
    <w:lvl w:ilvl="0">
      <w:start w:val="1"/>
      <w:numFmt w:val="upperLetter"/>
      <w:lvlText w:val="%1."/>
      <w:lvlJc w:val="left"/>
      <w:pPr>
        <w:tabs>
          <w:tab w:val="num" w:pos="2160"/>
        </w:tabs>
        <w:ind w:left="2160" w:hanging="720"/>
      </w:pPr>
      <w:rPr>
        <w:rFonts w:hint="default"/>
      </w:rPr>
    </w:lvl>
  </w:abstractNum>
  <w:abstractNum w:abstractNumId="1" w15:restartNumberingAfterBreak="0">
    <w:nsid w:val="08170464"/>
    <w:multiLevelType w:val="hybridMultilevel"/>
    <w:tmpl w:val="349818EC"/>
    <w:lvl w:ilvl="0" w:tplc="9A4CC188">
      <w:start w:val="1"/>
      <w:numFmt w:val="upperLetter"/>
      <w:lvlText w:val="%1."/>
      <w:lvlJc w:val="left"/>
      <w:pPr>
        <w:ind w:left="4320" w:hanging="720"/>
      </w:pPr>
      <w:rPr>
        <w:rFonts w:hint="default"/>
      </w:rPr>
    </w:lvl>
    <w:lvl w:ilvl="1" w:tplc="04090019">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 w15:restartNumberingAfterBreak="0">
    <w:nsid w:val="0CF129D9"/>
    <w:multiLevelType w:val="singleLevel"/>
    <w:tmpl w:val="0409000F"/>
    <w:lvl w:ilvl="0">
      <w:start w:val="1"/>
      <w:numFmt w:val="decimal"/>
      <w:lvlText w:val="%1."/>
      <w:lvlJc w:val="left"/>
      <w:pPr>
        <w:tabs>
          <w:tab w:val="num" w:pos="360"/>
        </w:tabs>
        <w:ind w:left="360" w:hanging="360"/>
      </w:pPr>
    </w:lvl>
  </w:abstractNum>
  <w:abstractNum w:abstractNumId="3" w15:restartNumberingAfterBreak="0">
    <w:nsid w:val="192B4990"/>
    <w:multiLevelType w:val="hybridMultilevel"/>
    <w:tmpl w:val="581203F0"/>
    <w:lvl w:ilvl="0" w:tplc="2EF82DFA">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22A41A4A"/>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38604D1"/>
    <w:multiLevelType w:val="singleLevel"/>
    <w:tmpl w:val="79009B78"/>
    <w:lvl w:ilvl="0">
      <w:start w:val="1"/>
      <w:numFmt w:val="upperLetter"/>
      <w:lvlText w:val="%1."/>
      <w:lvlJc w:val="left"/>
      <w:pPr>
        <w:tabs>
          <w:tab w:val="num" w:pos="2160"/>
        </w:tabs>
        <w:ind w:left="2160" w:hanging="720"/>
      </w:pPr>
      <w:rPr>
        <w:rFonts w:hint="default"/>
      </w:rPr>
    </w:lvl>
  </w:abstractNum>
  <w:abstractNum w:abstractNumId="6" w15:restartNumberingAfterBreak="0">
    <w:nsid w:val="25E2156E"/>
    <w:multiLevelType w:val="hybridMultilevel"/>
    <w:tmpl w:val="7B087DF4"/>
    <w:lvl w:ilvl="0" w:tplc="C1DC8590">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33736E4F"/>
    <w:multiLevelType w:val="hybridMultilevel"/>
    <w:tmpl w:val="0DA857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3894E98"/>
    <w:multiLevelType w:val="multilevel"/>
    <w:tmpl w:val="9388527A"/>
    <w:lvl w:ilvl="0">
      <w:start w:val="1"/>
      <w:numFmt w:val="none"/>
      <w:lvlText w:val=""/>
      <w:lvlJc w:val="left"/>
      <w:pPr>
        <w:tabs>
          <w:tab w:val="num" w:pos="720"/>
        </w:tabs>
        <w:ind w:firstLine="360"/>
      </w:pPr>
      <w:rPr>
        <w:rFonts w:ascii="Times New Roman" w:hAnsi="Times New Roman" w:cs="Times New Roman" w:hint="default"/>
        <w:b w:val="0"/>
        <w:bCs w:val="0"/>
        <w:i w:val="0"/>
        <w:iCs w:val="0"/>
        <w:sz w:val="22"/>
        <w:szCs w:val="22"/>
      </w:rPr>
    </w:lvl>
    <w:lvl w:ilvl="1">
      <w:start w:val="1"/>
      <w:numFmt w:val="upperLetter"/>
      <w:lvlText w:val="%2."/>
      <w:lvlJc w:val="left"/>
      <w:pPr>
        <w:tabs>
          <w:tab w:val="num" w:pos="1800"/>
        </w:tabs>
        <w:ind w:firstLine="1440"/>
      </w:pPr>
    </w:lvl>
    <w:lvl w:ilvl="2">
      <w:start w:val="1"/>
      <w:numFmt w:val="lowerRoman"/>
      <w:lvlText w:val="(%3)"/>
      <w:lvlJc w:val="left"/>
      <w:pPr>
        <w:tabs>
          <w:tab w:val="num" w:pos="1440"/>
        </w:tabs>
        <w:ind w:left="1080" w:hanging="360"/>
      </w:pPr>
      <w:rPr>
        <w:rFonts w:ascii="Times New Roman" w:hAnsi="Times New Roman" w:cs="Times New Roman" w:hint="default"/>
        <w:b w:val="0"/>
        <w:bCs w:val="0"/>
        <w:i w:val="0"/>
        <w:iCs w:val="0"/>
        <w:sz w:val="22"/>
        <w:szCs w:val="22"/>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9" w15:restartNumberingAfterBreak="0">
    <w:nsid w:val="34707412"/>
    <w:multiLevelType w:val="hybridMultilevel"/>
    <w:tmpl w:val="9BBC0120"/>
    <w:lvl w:ilvl="0" w:tplc="CB38B6A6">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 w15:restartNumberingAfterBreak="0">
    <w:nsid w:val="36A76483"/>
    <w:multiLevelType w:val="singleLevel"/>
    <w:tmpl w:val="79009B78"/>
    <w:lvl w:ilvl="0">
      <w:start w:val="1"/>
      <w:numFmt w:val="upperLetter"/>
      <w:lvlText w:val="%1."/>
      <w:lvlJc w:val="left"/>
      <w:pPr>
        <w:tabs>
          <w:tab w:val="num" w:pos="2160"/>
        </w:tabs>
        <w:ind w:left="2160" w:hanging="720"/>
      </w:pPr>
      <w:rPr>
        <w:rFonts w:hint="default"/>
      </w:rPr>
    </w:lvl>
  </w:abstractNum>
  <w:abstractNum w:abstractNumId="11" w15:restartNumberingAfterBreak="0">
    <w:nsid w:val="3B2E2562"/>
    <w:multiLevelType w:val="singleLevel"/>
    <w:tmpl w:val="79009B78"/>
    <w:lvl w:ilvl="0">
      <w:start w:val="1"/>
      <w:numFmt w:val="upperLetter"/>
      <w:lvlText w:val="%1."/>
      <w:lvlJc w:val="left"/>
      <w:pPr>
        <w:tabs>
          <w:tab w:val="num" w:pos="2160"/>
        </w:tabs>
        <w:ind w:left="2160" w:hanging="720"/>
      </w:pPr>
      <w:rPr>
        <w:rFonts w:hint="default"/>
      </w:rPr>
    </w:lvl>
  </w:abstractNum>
  <w:abstractNum w:abstractNumId="12" w15:restartNumberingAfterBreak="0">
    <w:nsid w:val="3C9734FA"/>
    <w:multiLevelType w:val="hybridMultilevel"/>
    <w:tmpl w:val="549E9DBE"/>
    <w:lvl w:ilvl="0" w:tplc="B8B230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403B63DB"/>
    <w:multiLevelType w:val="hybridMultilevel"/>
    <w:tmpl w:val="A1CC90D6"/>
    <w:lvl w:ilvl="0" w:tplc="E7D2163E">
      <w:start w:val="1"/>
      <w:numFmt w:val="upp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0FD7DFC"/>
    <w:multiLevelType w:val="hybridMultilevel"/>
    <w:tmpl w:val="9530F9C0"/>
    <w:lvl w:ilvl="0" w:tplc="271004E2">
      <w:start w:val="1"/>
      <w:numFmt w:val="upp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0A22374"/>
    <w:multiLevelType w:val="singleLevel"/>
    <w:tmpl w:val="C6902168"/>
    <w:lvl w:ilvl="0">
      <w:start w:val="5"/>
      <w:numFmt w:val="upperLetter"/>
      <w:lvlText w:val="%1."/>
      <w:lvlJc w:val="left"/>
      <w:pPr>
        <w:tabs>
          <w:tab w:val="num" w:pos="1440"/>
        </w:tabs>
        <w:ind w:left="1440" w:hanging="720"/>
      </w:pPr>
      <w:rPr>
        <w:rFonts w:hint="default"/>
      </w:rPr>
    </w:lvl>
  </w:abstractNum>
  <w:abstractNum w:abstractNumId="16" w15:restartNumberingAfterBreak="0">
    <w:nsid w:val="516C5C5A"/>
    <w:multiLevelType w:val="singleLevel"/>
    <w:tmpl w:val="79009B78"/>
    <w:lvl w:ilvl="0">
      <w:start w:val="1"/>
      <w:numFmt w:val="upperLetter"/>
      <w:lvlText w:val="%1."/>
      <w:lvlJc w:val="left"/>
      <w:pPr>
        <w:tabs>
          <w:tab w:val="num" w:pos="2160"/>
        </w:tabs>
        <w:ind w:left="2160" w:hanging="720"/>
      </w:pPr>
      <w:rPr>
        <w:rFonts w:hint="default"/>
      </w:rPr>
    </w:lvl>
  </w:abstractNum>
  <w:abstractNum w:abstractNumId="17" w15:restartNumberingAfterBreak="0">
    <w:nsid w:val="60682DFA"/>
    <w:multiLevelType w:val="singleLevel"/>
    <w:tmpl w:val="0409000F"/>
    <w:lvl w:ilvl="0">
      <w:start w:val="1"/>
      <w:numFmt w:val="decimal"/>
      <w:lvlText w:val="%1."/>
      <w:lvlJc w:val="left"/>
      <w:pPr>
        <w:tabs>
          <w:tab w:val="num" w:pos="360"/>
        </w:tabs>
        <w:ind w:left="360" w:hanging="360"/>
      </w:pPr>
    </w:lvl>
  </w:abstractNum>
  <w:abstractNum w:abstractNumId="18" w15:restartNumberingAfterBreak="0">
    <w:nsid w:val="64431C9A"/>
    <w:multiLevelType w:val="hybridMultilevel"/>
    <w:tmpl w:val="E8360A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48E5584"/>
    <w:multiLevelType w:val="singleLevel"/>
    <w:tmpl w:val="04090001"/>
    <w:lvl w:ilvl="0">
      <w:start w:val="1"/>
      <w:numFmt w:val="bullet"/>
      <w:lvlText w:val=""/>
      <w:lvlJc w:val="left"/>
      <w:pPr>
        <w:tabs>
          <w:tab w:val="num" w:pos="360"/>
        </w:tabs>
        <w:ind w:left="360" w:hanging="360"/>
      </w:pPr>
      <w:rPr>
        <w:rFonts w:ascii="Symbol" w:hAnsi="Symbol" w:cs="Symbol" w:hint="default"/>
      </w:rPr>
    </w:lvl>
  </w:abstractNum>
  <w:abstractNum w:abstractNumId="20" w15:restartNumberingAfterBreak="0">
    <w:nsid w:val="66C13569"/>
    <w:multiLevelType w:val="hybridMultilevel"/>
    <w:tmpl w:val="D124EE9C"/>
    <w:lvl w:ilvl="0" w:tplc="7A9AFCC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6D2E3E39"/>
    <w:multiLevelType w:val="hybridMultilevel"/>
    <w:tmpl w:val="7836542E"/>
    <w:lvl w:ilvl="0" w:tplc="04090001">
      <w:start w:val="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4C4346"/>
    <w:multiLevelType w:val="singleLevel"/>
    <w:tmpl w:val="79009B78"/>
    <w:lvl w:ilvl="0">
      <w:start w:val="1"/>
      <w:numFmt w:val="upperLetter"/>
      <w:lvlText w:val="%1."/>
      <w:lvlJc w:val="left"/>
      <w:pPr>
        <w:tabs>
          <w:tab w:val="num" w:pos="2160"/>
        </w:tabs>
        <w:ind w:left="2160" w:hanging="720"/>
      </w:pPr>
      <w:rPr>
        <w:rFonts w:hint="default"/>
      </w:rPr>
    </w:lvl>
  </w:abstractNum>
  <w:abstractNum w:abstractNumId="23" w15:restartNumberingAfterBreak="0">
    <w:nsid w:val="6E66069B"/>
    <w:multiLevelType w:val="multilevel"/>
    <w:tmpl w:val="C39E2AD6"/>
    <w:lvl w:ilvl="0">
      <w:start w:val="1"/>
      <w:numFmt w:val="upperLetter"/>
      <w:lvlText w:val="%1."/>
      <w:lvlJc w:val="left"/>
      <w:pPr>
        <w:tabs>
          <w:tab w:val="num" w:pos="1080"/>
        </w:tabs>
        <w:ind w:left="720"/>
      </w:pPr>
    </w:lvl>
    <w:lvl w:ilvl="1">
      <w:start w:val="1"/>
      <w:numFmt w:val="lowerRoman"/>
      <w:lvlText w:val="%2)"/>
      <w:lvlJc w:val="left"/>
      <w:pPr>
        <w:tabs>
          <w:tab w:val="num" w:pos="108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73664E8C"/>
    <w:multiLevelType w:val="singleLevel"/>
    <w:tmpl w:val="79009B78"/>
    <w:lvl w:ilvl="0">
      <w:start w:val="1"/>
      <w:numFmt w:val="upperLetter"/>
      <w:lvlText w:val="%1."/>
      <w:lvlJc w:val="left"/>
      <w:pPr>
        <w:tabs>
          <w:tab w:val="num" w:pos="2160"/>
        </w:tabs>
        <w:ind w:left="2160" w:hanging="720"/>
      </w:pPr>
      <w:rPr>
        <w:rFonts w:hint="default"/>
      </w:rPr>
    </w:lvl>
  </w:abstractNum>
  <w:abstractNum w:abstractNumId="25" w15:restartNumberingAfterBreak="0">
    <w:nsid w:val="74715A5D"/>
    <w:multiLevelType w:val="singleLevel"/>
    <w:tmpl w:val="0409000F"/>
    <w:lvl w:ilvl="0">
      <w:start w:val="1"/>
      <w:numFmt w:val="decimal"/>
      <w:lvlText w:val="%1."/>
      <w:lvlJc w:val="left"/>
      <w:pPr>
        <w:tabs>
          <w:tab w:val="num" w:pos="360"/>
        </w:tabs>
        <w:ind w:left="360" w:hanging="360"/>
      </w:pPr>
    </w:lvl>
  </w:abstractNum>
  <w:abstractNum w:abstractNumId="26" w15:restartNumberingAfterBreak="0">
    <w:nsid w:val="7C6A3F69"/>
    <w:multiLevelType w:val="hybridMultilevel"/>
    <w:tmpl w:val="87F898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6F7E8E"/>
    <w:multiLevelType w:val="singleLevel"/>
    <w:tmpl w:val="79009B78"/>
    <w:lvl w:ilvl="0">
      <w:start w:val="1"/>
      <w:numFmt w:val="upperLetter"/>
      <w:lvlText w:val="%1."/>
      <w:lvlJc w:val="left"/>
      <w:pPr>
        <w:tabs>
          <w:tab w:val="num" w:pos="2160"/>
        </w:tabs>
        <w:ind w:left="2160" w:hanging="720"/>
      </w:pPr>
      <w:rPr>
        <w:rFonts w:hint="default"/>
      </w:rPr>
    </w:lvl>
  </w:abstractNum>
  <w:abstractNum w:abstractNumId="28" w15:restartNumberingAfterBreak="0">
    <w:nsid w:val="7DAF6381"/>
    <w:multiLevelType w:val="singleLevel"/>
    <w:tmpl w:val="79009B78"/>
    <w:lvl w:ilvl="0">
      <w:start w:val="1"/>
      <w:numFmt w:val="upperLetter"/>
      <w:lvlText w:val="%1."/>
      <w:lvlJc w:val="left"/>
      <w:pPr>
        <w:tabs>
          <w:tab w:val="num" w:pos="2160"/>
        </w:tabs>
        <w:ind w:left="2160" w:hanging="720"/>
      </w:pPr>
      <w:rPr>
        <w:rFonts w:hint="default"/>
      </w:rPr>
    </w:lvl>
  </w:abstractNum>
  <w:abstractNum w:abstractNumId="29" w15:restartNumberingAfterBreak="0">
    <w:nsid w:val="7EF96885"/>
    <w:multiLevelType w:val="hybridMultilevel"/>
    <w:tmpl w:val="0F2A36F6"/>
    <w:lvl w:ilvl="0" w:tplc="B8B23096">
      <w:start w:val="1"/>
      <w:numFmt w:val="upp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0" w15:restartNumberingAfterBreak="0">
    <w:nsid w:val="7FC15819"/>
    <w:multiLevelType w:val="hybridMultilevel"/>
    <w:tmpl w:val="AFA613FC"/>
    <w:lvl w:ilvl="0" w:tplc="C2909B8C">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649139980">
    <w:abstractNumId w:val="8"/>
  </w:num>
  <w:num w:numId="2" w16cid:durableId="1014305522">
    <w:abstractNumId w:val="25"/>
  </w:num>
  <w:num w:numId="3" w16cid:durableId="1401295609">
    <w:abstractNumId w:val="17"/>
  </w:num>
  <w:num w:numId="4" w16cid:durableId="346561019">
    <w:abstractNumId w:val="2"/>
  </w:num>
  <w:num w:numId="5" w16cid:durableId="2010213127">
    <w:abstractNumId w:val="4"/>
  </w:num>
  <w:num w:numId="6" w16cid:durableId="1195076026">
    <w:abstractNumId w:val="16"/>
  </w:num>
  <w:num w:numId="7" w16cid:durableId="886263182">
    <w:abstractNumId w:val="28"/>
  </w:num>
  <w:num w:numId="8" w16cid:durableId="709497747">
    <w:abstractNumId w:val="5"/>
  </w:num>
  <w:num w:numId="9" w16cid:durableId="621880387">
    <w:abstractNumId w:val="27"/>
  </w:num>
  <w:num w:numId="10" w16cid:durableId="1729958977">
    <w:abstractNumId w:val="24"/>
  </w:num>
  <w:num w:numId="11" w16cid:durableId="1150975612">
    <w:abstractNumId w:val="0"/>
  </w:num>
  <w:num w:numId="12" w16cid:durableId="1232813007">
    <w:abstractNumId w:val="10"/>
  </w:num>
  <w:num w:numId="13" w16cid:durableId="726761467">
    <w:abstractNumId w:val="11"/>
  </w:num>
  <w:num w:numId="14" w16cid:durableId="2132899129">
    <w:abstractNumId w:val="19"/>
  </w:num>
  <w:num w:numId="15" w16cid:durableId="1864973318">
    <w:abstractNumId w:val="22"/>
  </w:num>
  <w:num w:numId="16" w16cid:durableId="861091618">
    <w:abstractNumId w:val="23"/>
  </w:num>
  <w:num w:numId="17" w16cid:durableId="1101488502">
    <w:abstractNumId w:val="15"/>
  </w:num>
  <w:num w:numId="18" w16cid:durableId="513809564">
    <w:abstractNumId w:val="1"/>
  </w:num>
  <w:num w:numId="19" w16cid:durableId="1215577207">
    <w:abstractNumId w:val="14"/>
  </w:num>
  <w:num w:numId="20" w16cid:durableId="69468507">
    <w:abstractNumId w:val="3"/>
  </w:num>
  <w:num w:numId="21" w16cid:durableId="748045394">
    <w:abstractNumId w:val="20"/>
  </w:num>
  <w:num w:numId="22" w16cid:durableId="2126532748">
    <w:abstractNumId w:val="12"/>
  </w:num>
  <w:num w:numId="23" w16cid:durableId="1778451004">
    <w:abstractNumId w:val="7"/>
  </w:num>
  <w:num w:numId="24" w16cid:durableId="414281637">
    <w:abstractNumId w:val="29"/>
  </w:num>
  <w:num w:numId="25" w16cid:durableId="357237742">
    <w:abstractNumId w:val="18"/>
  </w:num>
  <w:num w:numId="26" w16cid:durableId="277757809">
    <w:abstractNumId w:val="26"/>
  </w:num>
  <w:num w:numId="27" w16cid:durableId="861165767">
    <w:abstractNumId w:val="30"/>
  </w:num>
  <w:num w:numId="28" w16cid:durableId="191463101">
    <w:abstractNumId w:val="13"/>
  </w:num>
  <w:num w:numId="29" w16cid:durableId="1144738333">
    <w:abstractNumId w:val="21"/>
  </w:num>
  <w:num w:numId="30" w16cid:durableId="1463234129">
    <w:abstractNumId w:val="6"/>
  </w:num>
  <w:num w:numId="31" w16cid:durableId="170158999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8"/>
  <w:removePersonalInformation/>
  <w:removeDateAndTime/>
  <w:embedSystemFonts/>
  <w:activeWritingStyle w:appName="MSWord" w:lang="en-US" w:vendorID="64" w:dllVersion="6" w:nlCheck="1" w:checkStyle="1"/>
  <w:activeWritingStyle w:appName="MSWord" w:lang="fr-FR" w:vendorID="64" w:dllVersion="6" w:nlCheck="1" w:checkStyle="0"/>
  <w:activeWritingStyle w:appName="MSWord" w:lang="en-US" w:vendorID="64" w:dllVersion="4096" w:nlCheck="1" w:checkStyle="0"/>
  <w:activeWritingStyle w:appName="MSWord" w:lang="fr-FR" w:vendorID="64" w:dllVersion="4096"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efaultTabStop w:val="720"/>
  <w:doNotHyphenateCaps/>
  <w:displayHorizontalDrawingGridEvery w:val="0"/>
  <w:displayVerticalDrawingGridEvery w:val="0"/>
  <w:doNotUseMarginsForDrawingGridOrigin/>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566F"/>
    <w:rsid w:val="000020C1"/>
    <w:rsid w:val="00005215"/>
    <w:rsid w:val="000053A9"/>
    <w:rsid w:val="0000675C"/>
    <w:rsid w:val="00006D54"/>
    <w:rsid w:val="00017F38"/>
    <w:rsid w:val="00021E83"/>
    <w:rsid w:val="0002482E"/>
    <w:rsid w:val="00024F3D"/>
    <w:rsid w:val="00025433"/>
    <w:rsid w:val="00030FAC"/>
    <w:rsid w:val="00032B76"/>
    <w:rsid w:val="000417C6"/>
    <w:rsid w:val="00045F8B"/>
    <w:rsid w:val="000467D1"/>
    <w:rsid w:val="00050B35"/>
    <w:rsid w:val="00052428"/>
    <w:rsid w:val="00057D6E"/>
    <w:rsid w:val="000606AE"/>
    <w:rsid w:val="000715BB"/>
    <w:rsid w:val="000828A5"/>
    <w:rsid w:val="00085EB9"/>
    <w:rsid w:val="00086BAA"/>
    <w:rsid w:val="00092211"/>
    <w:rsid w:val="00092DFB"/>
    <w:rsid w:val="00095AAA"/>
    <w:rsid w:val="000A074C"/>
    <w:rsid w:val="000A1B6F"/>
    <w:rsid w:val="000A561E"/>
    <w:rsid w:val="000A6C24"/>
    <w:rsid w:val="000A6DD1"/>
    <w:rsid w:val="000B01DC"/>
    <w:rsid w:val="000B24FA"/>
    <w:rsid w:val="000C31BC"/>
    <w:rsid w:val="000C34AD"/>
    <w:rsid w:val="000C353D"/>
    <w:rsid w:val="000C3B10"/>
    <w:rsid w:val="000C56A0"/>
    <w:rsid w:val="000C7AE0"/>
    <w:rsid w:val="000D2BF0"/>
    <w:rsid w:val="000D4308"/>
    <w:rsid w:val="000D7AC0"/>
    <w:rsid w:val="000E0050"/>
    <w:rsid w:val="000E0774"/>
    <w:rsid w:val="000E2CE8"/>
    <w:rsid w:val="000E3486"/>
    <w:rsid w:val="000E3BD0"/>
    <w:rsid w:val="000E7C07"/>
    <w:rsid w:val="000F2A6F"/>
    <w:rsid w:val="000F3843"/>
    <w:rsid w:val="000F3871"/>
    <w:rsid w:val="000F5CB2"/>
    <w:rsid w:val="001107E6"/>
    <w:rsid w:val="00111E41"/>
    <w:rsid w:val="001209BB"/>
    <w:rsid w:val="00127A25"/>
    <w:rsid w:val="001308E9"/>
    <w:rsid w:val="00135E9F"/>
    <w:rsid w:val="00136271"/>
    <w:rsid w:val="00137077"/>
    <w:rsid w:val="00140692"/>
    <w:rsid w:val="00142BD3"/>
    <w:rsid w:val="00142D8D"/>
    <w:rsid w:val="001450AC"/>
    <w:rsid w:val="00146EDF"/>
    <w:rsid w:val="00147AC3"/>
    <w:rsid w:val="00147B77"/>
    <w:rsid w:val="001514C2"/>
    <w:rsid w:val="0015293C"/>
    <w:rsid w:val="00152EBB"/>
    <w:rsid w:val="00154306"/>
    <w:rsid w:val="001605E8"/>
    <w:rsid w:val="00163B6F"/>
    <w:rsid w:val="00164B80"/>
    <w:rsid w:val="00164FEF"/>
    <w:rsid w:val="001666FA"/>
    <w:rsid w:val="00167EEA"/>
    <w:rsid w:val="00173D81"/>
    <w:rsid w:val="00174317"/>
    <w:rsid w:val="001867A1"/>
    <w:rsid w:val="0019420B"/>
    <w:rsid w:val="00195611"/>
    <w:rsid w:val="00197A3D"/>
    <w:rsid w:val="001A6F5D"/>
    <w:rsid w:val="001B2097"/>
    <w:rsid w:val="001B231C"/>
    <w:rsid w:val="001B6F9B"/>
    <w:rsid w:val="001C02A9"/>
    <w:rsid w:val="001C2667"/>
    <w:rsid w:val="001C3752"/>
    <w:rsid w:val="001C3E97"/>
    <w:rsid w:val="001D26AA"/>
    <w:rsid w:val="001D65DB"/>
    <w:rsid w:val="001D6BD0"/>
    <w:rsid w:val="001E1B7B"/>
    <w:rsid w:val="001E3ADB"/>
    <w:rsid w:val="001E3B52"/>
    <w:rsid w:val="002058D6"/>
    <w:rsid w:val="00214C01"/>
    <w:rsid w:val="00221D30"/>
    <w:rsid w:val="002221E9"/>
    <w:rsid w:val="00234C77"/>
    <w:rsid w:val="00234F6E"/>
    <w:rsid w:val="002359BE"/>
    <w:rsid w:val="00244FAB"/>
    <w:rsid w:val="00246FF3"/>
    <w:rsid w:val="00253FBD"/>
    <w:rsid w:val="002545AE"/>
    <w:rsid w:val="002546F8"/>
    <w:rsid w:val="00256329"/>
    <w:rsid w:val="00260864"/>
    <w:rsid w:val="002616A8"/>
    <w:rsid w:val="00265DE9"/>
    <w:rsid w:val="002670E0"/>
    <w:rsid w:val="002678F5"/>
    <w:rsid w:val="00267F3E"/>
    <w:rsid w:val="00271FBF"/>
    <w:rsid w:val="00276597"/>
    <w:rsid w:val="00276E9F"/>
    <w:rsid w:val="00282396"/>
    <w:rsid w:val="00286021"/>
    <w:rsid w:val="00287704"/>
    <w:rsid w:val="00295E18"/>
    <w:rsid w:val="002A3E2B"/>
    <w:rsid w:val="002A5881"/>
    <w:rsid w:val="002A6612"/>
    <w:rsid w:val="002B161D"/>
    <w:rsid w:val="002B2C03"/>
    <w:rsid w:val="002B56D1"/>
    <w:rsid w:val="002C3DF2"/>
    <w:rsid w:val="002D0EDD"/>
    <w:rsid w:val="002D13DF"/>
    <w:rsid w:val="002D14F6"/>
    <w:rsid w:val="002D3738"/>
    <w:rsid w:val="002D4325"/>
    <w:rsid w:val="002E20E4"/>
    <w:rsid w:val="002E4D1C"/>
    <w:rsid w:val="002E75AC"/>
    <w:rsid w:val="002F35F6"/>
    <w:rsid w:val="002F6785"/>
    <w:rsid w:val="002F77D7"/>
    <w:rsid w:val="00301953"/>
    <w:rsid w:val="00301D08"/>
    <w:rsid w:val="0030241D"/>
    <w:rsid w:val="00313A1C"/>
    <w:rsid w:val="00320558"/>
    <w:rsid w:val="003242C5"/>
    <w:rsid w:val="00341244"/>
    <w:rsid w:val="003443C4"/>
    <w:rsid w:val="003453FF"/>
    <w:rsid w:val="00356C1F"/>
    <w:rsid w:val="00361312"/>
    <w:rsid w:val="00361805"/>
    <w:rsid w:val="0036341E"/>
    <w:rsid w:val="00364032"/>
    <w:rsid w:val="003700F2"/>
    <w:rsid w:val="00373409"/>
    <w:rsid w:val="00376863"/>
    <w:rsid w:val="00377F4E"/>
    <w:rsid w:val="0038002D"/>
    <w:rsid w:val="00383C5F"/>
    <w:rsid w:val="003866E7"/>
    <w:rsid w:val="003869AA"/>
    <w:rsid w:val="00397781"/>
    <w:rsid w:val="003A0093"/>
    <w:rsid w:val="003A03E6"/>
    <w:rsid w:val="003A0817"/>
    <w:rsid w:val="003A083F"/>
    <w:rsid w:val="003A3C9F"/>
    <w:rsid w:val="003A4A35"/>
    <w:rsid w:val="003A53FD"/>
    <w:rsid w:val="003A5A9C"/>
    <w:rsid w:val="003A71F1"/>
    <w:rsid w:val="003A796B"/>
    <w:rsid w:val="003B0097"/>
    <w:rsid w:val="003B1075"/>
    <w:rsid w:val="003B1394"/>
    <w:rsid w:val="003B3746"/>
    <w:rsid w:val="003B4136"/>
    <w:rsid w:val="003B70F4"/>
    <w:rsid w:val="003C4402"/>
    <w:rsid w:val="003C6F65"/>
    <w:rsid w:val="003D462C"/>
    <w:rsid w:val="003E286F"/>
    <w:rsid w:val="003E46A3"/>
    <w:rsid w:val="003E5124"/>
    <w:rsid w:val="003F05FC"/>
    <w:rsid w:val="003F2D87"/>
    <w:rsid w:val="003F32B6"/>
    <w:rsid w:val="003F6AA6"/>
    <w:rsid w:val="004031EE"/>
    <w:rsid w:val="00404A18"/>
    <w:rsid w:val="00404FC5"/>
    <w:rsid w:val="0041198C"/>
    <w:rsid w:val="00411D84"/>
    <w:rsid w:val="004145B9"/>
    <w:rsid w:val="00416737"/>
    <w:rsid w:val="00422008"/>
    <w:rsid w:val="00427202"/>
    <w:rsid w:val="004337C2"/>
    <w:rsid w:val="00433DDB"/>
    <w:rsid w:val="004369BF"/>
    <w:rsid w:val="00440DDA"/>
    <w:rsid w:val="004449E3"/>
    <w:rsid w:val="00447609"/>
    <w:rsid w:val="00450A2F"/>
    <w:rsid w:val="00452F15"/>
    <w:rsid w:val="00454009"/>
    <w:rsid w:val="00456F79"/>
    <w:rsid w:val="004600C4"/>
    <w:rsid w:val="00462D7E"/>
    <w:rsid w:val="004652B1"/>
    <w:rsid w:val="00466135"/>
    <w:rsid w:val="00466EEC"/>
    <w:rsid w:val="00473518"/>
    <w:rsid w:val="004756A5"/>
    <w:rsid w:val="00475849"/>
    <w:rsid w:val="00477FCA"/>
    <w:rsid w:val="00481E44"/>
    <w:rsid w:val="00483CB6"/>
    <w:rsid w:val="0048495A"/>
    <w:rsid w:val="004868AE"/>
    <w:rsid w:val="004871E2"/>
    <w:rsid w:val="00490BB0"/>
    <w:rsid w:val="00497ACB"/>
    <w:rsid w:val="004A350B"/>
    <w:rsid w:val="004A54BF"/>
    <w:rsid w:val="004A7082"/>
    <w:rsid w:val="004B055B"/>
    <w:rsid w:val="004B0F70"/>
    <w:rsid w:val="004B161C"/>
    <w:rsid w:val="004B3D45"/>
    <w:rsid w:val="004C0466"/>
    <w:rsid w:val="004C52C2"/>
    <w:rsid w:val="004D68A7"/>
    <w:rsid w:val="004E0AA5"/>
    <w:rsid w:val="004E0EEC"/>
    <w:rsid w:val="004E213A"/>
    <w:rsid w:val="004E3874"/>
    <w:rsid w:val="004E495D"/>
    <w:rsid w:val="004F07A3"/>
    <w:rsid w:val="004F0F2F"/>
    <w:rsid w:val="004F2E47"/>
    <w:rsid w:val="005154CC"/>
    <w:rsid w:val="00515A9B"/>
    <w:rsid w:val="005179C4"/>
    <w:rsid w:val="00521885"/>
    <w:rsid w:val="00522E05"/>
    <w:rsid w:val="00523691"/>
    <w:rsid w:val="005241E8"/>
    <w:rsid w:val="00526B87"/>
    <w:rsid w:val="00527721"/>
    <w:rsid w:val="00531C48"/>
    <w:rsid w:val="0053223F"/>
    <w:rsid w:val="00532720"/>
    <w:rsid w:val="00532F99"/>
    <w:rsid w:val="0053556B"/>
    <w:rsid w:val="0054084E"/>
    <w:rsid w:val="00541D01"/>
    <w:rsid w:val="00545275"/>
    <w:rsid w:val="005506A6"/>
    <w:rsid w:val="005507D5"/>
    <w:rsid w:val="0055151A"/>
    <w:rsid w:val="00552C5A"/>
    <w:rsid w:val="00553766"/>
    <w:rsid w:val="0055705E"/>
    <w:rsid w:val="005640A6"/>
    <w:rsid w:val="0057273C"/>
    <w:rsid w:val="005734AB"/>
    <w:rsid w:val="00575D81"/>
    <w:rsid w:val="0057713E"/>
    <w:rsid w:val="00577994"/>
    <w:rsid w:val="0058536C"/>
    <w:rsid w:val="005857F6"/>
    <w:rsid w:val="00592B42"/>
    <w:rsid w:val="00592F4F"/>
    <w:rsid w:val="00594285"/>
    <w:rsid w:val="005962F2"/>
    <w:rsid w:val="005967FC"/>
    <w:rsid w:val="005A0623"/>
    <w:rsid w:val="005A11DC"/>
    <w:rsid w:val="005A3DCC"/>
    <w:rsid w:val="005A58A0"/>
    <w:rsid w:val="005B12D2"/>
    <w:rsid w:val="005B670D"/>
    <w:rsid w:val="005C6681"/>
    <w:rsid w:val="005D0BA0"/>
    <w:rsid w:val="005D48E2"/>
    <w:rsid w:val="005D58D4"/>
    <w:rsid w:val="005D5C47"/>
    <w:rsid w:val="005E1BEB"/>
    <w:rsid w:val="005E22AB"/>
    <w:rsid w:val="005E2898"/>
    <w:rsid w:val="005E29CD"/>
    <w:rsid w:val="005E39D3"/>
    <w:rsid w:val="005E4B59"/>
    <w:rsid w:val="005E5ACC"/>
    <w:rsid w:val="00605302"/>
    <w:rsid w:val="00616683"/>
    <w:rsid w:val="00616FFB"/>
    <w:rsid w:val="00622E49"/>
    <w:rsid w:val="006241D8"/>
    <w:rsid w:val="00626AA2"/>
    <w:rsid w:val="00637B5E"/>
    <w:rsid w:val="00640D60"/>
    <w:rsid w:val="00643F50"/>
    <w:rsid w:val="006460AB"/>
    <w:rsid w:val="0064707A"/>
    <w:rsid w:val="00650794"/>
    <w:rsid w:val="006523FC"/>
    <w:rsid w:val="0065711A"/>
    <w:rsid w:val="0066039C"/>
    <w:rsid w:val="00662B2D"/>
    <w:rsid w:val="00673CC1"/>
    <w:rsid w:val="00675165"/>
    <w:rsid w:val="006843FC"/>
    <w:rsid w:val="00686A65"/>
    <w:rsid w:val="00686B4F"/>
    <w:rsid w:val="00692E8C"/>
    <w:rsid w:val="006A2557"/>
    <w:rsid w:val="006A5EF5"/>
    <w:rsid w:val="006B1771"/>
    <w:rsid w:val="006B270C"/>
    <w:rsid w:val="006B31B1"/>
    <w:rsid w:val="006B7C5A"/>
    <w:rsid w:val="006C258A"/>
    <w:rsid w:val="006C26FC"/>
    <w:rsid w:val="006C39CD"/>
    <w:rsid w:val="006C41DB"/>
    <w:rsid w:val="006C6E88"/>
    <w:rsid w:val="006C7B04"/>
    <w:rsid w:val="006D3953"/>
    <w:rsid w:val="006D68CE"/>
    <w:rsid w:val="006D6AF8"/>
    <w:rsid w:val="006E69CA"/>
    <w:rsid w:val="006E6A4F"/>
    <w:rsid w:val="006E7106"/>
    <w:rsid w:val="006F1F35"/>
    <w:rsid w:val="006F2965"/>
    <w:rsid w:val="006F2E2A"/>
    <w:rsid w:val="006F4D24"/>
    <w:rsid w:val="00700FEE"/>
    <w:rsid w:val="00706736"/>
    <w:rsid w:val="00716EA5"/>
    <w:rsid w:val="00717191"/>
    <w:rsid w:val="00717E39"/>
    <w:rsid w:val="0072196F"/>
    <w:rsid w:val="007328FF"/>
    <w:rsid w:val="00736897"/>
    <w:rsid w:val="00737414"/>
    <w:rsid w:val="007402E0"/>
    <w:rsid w:val="00740BF0"/>
    <w:rsid w:val="00742F35"/>
    <w:rsid w:val="00760859"/>
    <w:rsid w:val="0076137B"/>
    <w:rsid w:val="00764750"/>
    <w:rsid w:val="007722BE"/>
    <w:rsid w:val="00773222"/>
    <w:rsid w:val="00774C26"/>
    <w:rsid w:val="00781B55"/>
    <w:rsid w:val="00782B56"/>
    <w:rsid w:val="00786367"/>
    <w:rsid w:val="00786B62"/>
    <w:rsid w:val="0079184E"/>
    <w:rsid w:val="007B3F3E"/>
    <w:rsid w:val="007B69FE"/>
    <w:rsid w:val="007B7851"/>
    <w:rsid w:val="007C0A44"/>
    <w:rsid w:val="007C6C96"/>
    <w:rsid w:val="007D75B6"/>
    <w:rsid w:val="007D7DD9"/>
    <w:rsid w:val="007E775D"/>
    <w:rsid w:val="007F0CD4"/>
    <w:rsid w:val="007F40C9"/>
    <w:rsid w:val="00800EF8"/>
    <w:rsid w:val="00806571"/>
    <w:rsid w:val="00810B8E"/>
    <w:rsid w:val="008111FC"/>
    <w:rsid w:val="00816B36"/>
    <w:rsid w:val="0082079C"/>
    <w:rsid w:val="00820CAD"/>
    <w:rsid w:val="00825939"/>
    <w:rsid w:val="00825F18"/>
    <w:rsid w:val="0083080B"/>
    <w:rsid w:val="00831045"/>
    <w:rsid w:val="00836E17"/>
    <w:rsid w:val="00842AF1"/>
    <w:rsid w:val="00843B2C"/>
    <w:rsid w:val="008479A0"/>
    <w:rsid w:val="00847EB3"/>
    <w:rsid w:val="008548B9"/>
    <w:rsid w:val="00854E46"/>
    <w:rsid w:val="00855903"/>
    <w:rsid w:val="0085709F"/>
    <w:rsid w:val="00860419"/>
    <w:rsid w:val="00862282"/>
    <w:rsid w:val="00863CDF"/>
    <w:rsid w:val="00866B5C"/>
    <w:rsid w:val="00875750"/>
    <w:rsid w:val="0087649E"/>
    <w:rsid w:val="0088162C"/>
    <w:rsid w:val="00891FF0"/>
    <w:rsid w:val="0089274A"/>
    <w:rsid w:val="008964FD"/>
    <w:rsid w:val="008A691D"/>
    <w:rsid w:val="008B5969"/>
    <w:rsid w:val="008C069D"/>
    <w:rsid w:val="008C2A4D"/>
    <w:rsid w:val="008C3081"/>
    <w:rsid w:val="008C5C50"/>
    <w:rsid w:val="008C77F6"/>
    <w:rsid w:val="008D46D2"/>
    <w:rsid w:val="008E5017"/>
    <w:rsid w:val="008E5035"/>
    <w:rsid w:val="008F06C4"/>
    <w:rsid w:val="008F0EBE"/>
    <w:rsid w:val="008F2347"/>
    <w:rsid w:val="009028EB"/>
    <w:rsid w:val="009046CD"/>
    <w:rsid w:val="00904CAB"/>
    <w:rsid w:val="00906C1B"/>
    <w:rsid w:val="00906EC6"/>
    <w:rsid w:val="00907180"/>
    <w:rsid w:val="009077E9"/>
    <w:rsid w:val="009102C4"/>
    <w:rsid w:val="009161F7"/>
    <w:rsid w:val="00916949"/>
    <w:rsid w:val="0092136D"/>
    <w:rsid w:val="00923B1C"/>
    <w:rsid w:val="00925159"/>
    <w:rsid w:val="0093126B"/>
    <w:rsid w:val="00931C46"/>
    <w:rsid w:val="00932F32"/>
    <w:rsid w:val="009343CE"/>
    <w:rsid w:val="00935CA7"/>
    <w:rsid w:val="00936AC8"/>
    <w:rsid w:val="00945565"/>
    <w:rsid w:val="00947DC6"/>
    <w:rsid w:val="00954F0E"/>
    <w:rsid w:val="009561B7"/>
    <w:rsid w:val="0096649E"/>
    <w:rsid w:val="0097225B"/>
    <w:rsid w:val="0097335B"/>
    <w:rsid w:val="00975484"/>
    <w:rsid w:val="00976DBE"/>
    <w:rsid w:val="00987BF2"/>
    <w:rsid w:val="00990A13"/>
    <w:rsid w:val="00993E9B"/>
    <w:rsid w:val="0099759D"/>
    <w:rsid w:val="009A1A24"/>
    <w:rsid w:val="009A6496"/>
    <w:rsid w:val="009C311B"/>
    <w:rsid w:val="009C3B3A"/>
    <w:rsid w:val="009E4AA1"/>
    <w:rsid w:val="009E5E42"/>
    <w:rsid w:val="009F132E"/>
    <w:rsid w:val="009F13CA"/>
    <w:rsid w:val="009F3307"/>
    <w:rsid w:val="009F5EB5"/>
    <w:rsid w:val="009F7F09"/>
    <w:rsid w:val="00A03114"/>
    <w:rsid w:val="00A0404B"/>
    <w:rsid w:val="00A12738"/>
    <w:rsid w:val="00A14338"/>
    <w:rsid w:val="00A14C95"/>
    <w:rsid w:val="00A400AB"/>
    <w:rsid w:val="00A41344"/>
    <w:rsid w:val="00A42000"/>
    <w:rsid w:val="00A44184"/>
    <w:rsid w:val="00A453D6"/>
    <w:rsid w:val="00A46461"/>
    <w:rsid w:val="00A47929"/>
    <w:rsid w:val="00A505B7"/>
    <w:rsid w:val="00A56651"/>
    <w:rsid w:val="00A56ACB"/>
    <w:rsid w:val="00A629D2"/>
    <w:rsid w:val="00A70665"/>
    <w:rsid w:val="00A7663D"/>
    <w:rsid w:val="00A77263"/>
    <w:rsid w:val="00A8076A"/>
    <w:rsid w:val="00A8303E"/>
    <w:rsid w:val="00A835DD"/>
    <w:rsid w:val="00A87CAC"/>
    <w:rsid w:val="00A914D9"/>
    <w:rsid w:val="00A932E7"/>
    <w:rsid w:val="00AA330C"/>
    <w:rsid w:val="00AB2E21"/>
    <w:rsid w:val="00AB7D91"/>
    <w:rsid w:val="00AC6051"/>
    <w:rsid w:val="00AD0AE7"/>
    <w:rsid w:val="00AD1059"/>
    <w:rsid w:val="00AD1A83"/>
    <w:rsid w:val="00AD6B98"/>
    <w:rsid w:val="00AE4449"/>
    <w:rsid w:val="00AF72C8"/>
    <w:rsid w:val="00AF77BA"/>
    <w:rsid w:val="00AF7E60"/>
    <w:rsid w:val="00B0270F"/>
    <w:rsid w:val="00B02C26"/>
    <w:rsid w:val="00B074CD"/>
    <w:rsid w:val="00B13843"/>
    <w:rsid w:val="00B138BE"/>
    <w:rsid w:val="00B15D4E"/>
    <w:rsid w:val="00B16933"/>
    <w:rsid w:val="00B2186B"/>
    <w:rsid w:val="00B3095F"/>
    <w:rsid w:val="00B31037"/>
    <w:rsid w:val="00B32B66"/>
    <w:rsid w:val="00B32DFC"/>
    <w:rsid w:val="00B34F64"/>
    <w:rsid w:val="00B35CFB"/>
    <w:rsid w:val="00B3737E"/>
    <w:rsid w:val="00B41A4A"/>
    <w:rsid w:val="00B424D4"/>
    <w:rsid w:val="00B43408"/>
    <w:rsid w:val="00B45D5D"/>
    <w:rsid w:val="00B45E2E"/>
    <w:rsid w:val="00B46A37"/>
    <w:rsid w:val="00B50118"/>
    <w:rsid w:val="00B523CF"/>
    <w:rsid w:val="00B665F0"/>
    <w:rsid w:val="00B7568F"/>
    <w:rsid w:val="00B757B1"/>
    <w:rsid w:val="00B76F0B"/>
    <w:rsid w:val="00B8191B"/>
    <w:rsid w:val="00B826AF"/>
    <w:rsid w:val="00B86E81"/>
    <w:rsid w:val="00B9708F"/>
    <w:rsid w:val="00B97094"/>
    <w:rsid w:val="00BA0BBE"/>
    <w:rsid w:val="00BA1986"/>
    <w:rsid w:val="00BA6880"/>
    <w:rsid w:val="00BA74EF"/>
    <w:rsid w:val="00BB1841"/>
    <w:rsid w:val="00BB1E78"/>
    <w:rsid w:val="00BB27E6"/>
    <w:rsid w:val="00BB4CFB"/>
    <w:rsid w:val="00BB5C8E"/>
    <w:rsid w:val="00BB7A49"/>
    <w:rsid w:val="00BB7CF5"/>
    <w:rsid w:val="00BC1CE0"/>
    <w:rsid w:val="00BD1C86"/>
    <w:rsid w:val="00BD3BF7"/>
    <w:rsid w:val="00BE2D85"/>
    <w:rsid w:val="00BE399F"/>
    <w:rsid w:val="00BE622E"/>
    <w:rsid w:val="00BF12F6"/>
    <w:rsid w:val="00BF4334"/>
    <w:rsid w:val="00BF4E5E"/>
    <w:rsid w:val="00BF615A"/>
    <w:rsid w:val="00BF6DAD"/>
    <w:rsid w:val="00C000FF"/>
    <w:rsid w:val="00C00373"/>
    <w:rsid w:val="00C01482"/>
    <w:rsid w:val="00C0489D"/>
    <w:rsid w:val="00C06B25"/>
    <w:rsid w:val="00C07113"/>
    <w:rsid w:val="00C10FC4"/>
    <w:rsid w:val="00C13B1D"/>
    <w:rsid w:val="00C217FD"/>
    <w:rsid w:val="00C23243"/>
    <w:rsid w:val="00C256BF"/>
    <w:rsid w:val="00C3204A"/>
    <w:rsid w:val="00C40CEC"/>
    <w:rsid w:val="00C44986"/>
    <w:rsid w:val="00C5566F"/>
    <w:rsid w:val="00C5707C"/>
    <w:rsid w:val="00C6109F"/>
    <w:rsid w:val="00C642F1"/>
    <w:rsid w:val="00C65E0C"/>
    <w:rsid w:val="00C74D2A"/>
    <w:rsid w:val="00C761D7"/>
    <w:rsid w:val="00C76FBB"/>
    <w:rsid w:val="00C85B5A"/>
    <w:rsid w:val="00C91D77"/>
    <w:rsid w:val="00C9305E"/>
    <w:rsid w:val="00C93BC7"/>
    <w:rsid w:val="00C97BF7"/>
    <w:rsid w:val="00CB0106"/>
    <w:rsid w:val="00CB3399"/>
    <w:rsid w:val="00CC57E0"/>
    <w:rsid w:val="00CD35D9"/>
    <w:rsid w:val="00CD3B10"/>
    <w:rsid w:val="00CE55DA"/>
    <w:rsid w:val="00CF2453"/>
    <w:rsid w:val="00CF36F0"/>
    <w:rsid w:val="00CF6A15"/>
    <w:rsid w:val="00D05CEB"/>
    <w:rsid w:val="00D05E9F"/>
    <w:rsid w:val="00D116A1"/>
    <w:rsid w:val="00D15673"/>
    <w:rsid w:val="00D23EB3"/>
    <w:rsid w:val="00D2533D"/>
    <w:rsid w:val="00D30107"/>
    <w:rsid w:val="00D32C37"/>
    <w:rsid w:val="00D3337F"/>
    <w:rsid w:val="00D37F65"/>
    <w:rsid w:val="00D40A7B"/>
    <w:rsid w:val="00D438C7"/>
    <w:rsid w:val="00D441D0"/>
    <w:rsid w:val="00D4426B"/>
    <w:rsid w:val="00D47AEF"/>
    <w:rsid w:val="00D510BA"/>
    <w:rsid w:val="00D515A0"/>
    <w:rsid w:val="00D52A78"/>
    <w:rsid w:val="00D54A51"/>
    <w:rsid w:val="00D55ED6"/>
    <w:rsid w:val="00D61732"/>
    <w:rsid w:val="00D66021"/>
    <w:rsid w:val="00D94CD5"/>
    <w:rsid w:val="00DA281A"/>
    <w:rsid w:val="00DA30DB"/>
    <w:rsid w:val="00DB122D"/>
    <w:rsid w:val="00DB2C19"/>
    <w:rsid w:val="00DB3132"/>
    <w:rsid w:val="00DB57BA"/>
    <w:rsid w:val="00DC0211"/>
    <w:rsid w:val="00DC0D56"/>
    <w:rsid w:val="00DC0FCD"/>
    <w:rsid w:val="00DC3692"/>
    <w:rsid w:val="00DC4C14"/>
    <w:rsid w:val="00DC7FE9"/>
    <w:rsid w:val="00DD1A36"/>
    <w:rsid w:val="00DD2DF4"/>
    <w:rsid w:val="00DD2F7A"/>
    <w:rsid w:val="00DD5142"/>
    <w:rsid w:val="00DD545B"/>
    <w:rsid w:val="00DD6A24"/>
    <w:rsid w:val="00DE07DD"/>
    <w:rsid w:val="00DE6985"/>
    <w:rsid w:val="00DE7EE0"/>
    <w:rsid w:val="00DE7F71"/>
    <w:rsid w:val="00E0276B"/>
    <w:rsid w:val="00E05B72"/>
    <w:rsid w:val="00E06EE4"/>
    <w:rsid w:val="00E10A73"/>
    <w:rsid w:val="00E11EE0"/>
    <w:rsid w:val="00E149FE"/>
    <w:rsid w:val="00E15761"/>
    <w:rsid w:val="00E222D2"/>
    <w:rsid w:val="00E23D33"/>
    <w:rsid w:val="00E26257"/>
    <w:rsid w:val="00E2630F"/>
    <w:rsid w:val="00E353DB"/>
    <w:rsid w:val="00E368E9"/>
    <w:rsid w:val="00E36BE3"/>
    <w:rsid w:val="00E45CED"/>
    <w:rsid w:val="00E50C8C"/>
    <w:rsid w:val="00E54D51"/>
    <w:rsid w:val="00E551A5"/>
    <w:rsid w:val="00E5704B"/>
    <w:rsid w:val="00E621F9"/>
    <w:rsid w:val="00E62EC2"/>
    <w:rsid w:val="00E7407F"/>
    <w:rsid w:val="00E75085"/>
    <w:rsid w:val="00E757DF"/>
    <w:rsid w:val="00E85932"/>
    <w:rsid w:val="00E930CE"/>
    <w:rsid w:val="00EA4434"/>
    <w:rsid w:val="00EA7B70"/>
    <w:rsid w:val="00EC0102"/>
    <w:rsid w:val="00EC18D2"/>
    <w:rsid w:val="00EC2AE4"/>
    <w:rsid w:val="00EC3985"/>
    <w:rsid w:val="00ED0C55"/>
    <w:rsid w:val="00ED0C7D"/>
    <w:rsid w:val="00ED5A66"/>
    <w:rsid w:val="00EE2BAA"/>
    <w:rsid w:val="00EE7E58"/>
    <w:rsid w:val="00EF12B6"/>
    <w:rsid w:val="00EF3EEF"/>
    <w:rsid w:val="00EF4A31"/>
    <w:rsid w:val="00EF6BB7"/>
    <w:rsid w:val="00EF7664"/>
    <w:rsid w:val="00F048F3"/>
    <w:rsid w:val="00F06A86"/>
    <w:rsid w:val="00F10C89"/>
    <w:rsid w:val="00F12334"/>
    <w:rsid w:val="00F13F70"/>
    <w:rsid w:val="00F15C85"/>
    <w:rsid w:val="00F203FC"/>
    <w:rsid w:val="00F24345"/>
    <w:rsid w:val="00F26ADE"/>
    <w:rsid w:val="00F306F2"/>
    <w:rsid w:val="00F30E1B"/>
    <w:rsid w:val="00F3481A"/>
    <w:rsid w:val="00F35926"/>
    <w:rsid w:val="00F35BEF"/>
    <w:rsid w:val="00F3699C"/>
    <w:rsid w:val="00F40787"/>
    <w:rsid w:val="00F43E03"/>
    <w:rsid w:val="00F440A8"/>
    <w:rsid w:val="00F44761"/>
    <w:rsid w:val="00F44A6C"/>
    <w:rsid w:val="00F47CBD"/>
    <w:rsid w:val="00F525FF"/>
    <w:rsid w:val="00F5720D"/>
    <w:rsid w:val="00F61CE3"/>
    <w:rsid w:val="00F66D39"/>
    <w:rsid w:val="00F757A7"/>
    <w:rsid w:val="00F926C0"/>
    <w:rsid w:val="00F93DE5"/>
    <w:rsid w:val="00F94447"/>
    <w:rsid w:val="00F97771"/>
    <w:rsid w:val="00FB05ED"/>
    <w:rsid w:val="00FB2539"/>
    <w:rsid w:val="00FB444E"/>
    <w:rsid w:val="00FD41DC"/>
    <w:rsid w:val="00FD4ED6"/>
    <w:rsid w:val="00FD7319"/>
    <w:rsid w:val="00FE5C89"/>
    <w:rsid w:val="00FE5CF7"/>
    <w:rsid w:val="00FE6D6A"/>
    <w:rsid w:val="00FF6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75EABC68"/>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aliases w:val="Style 12"/>
    <w:qFormat/>
    <w:pPr>
      <w:tabs>
        <w:tab w:val="left" w:pos="720"/>
        <w:tab w:val="left" w:pos="1440"/>
        <w:tab w:val="left" w:pos="2160"/>
        <w:tab w:val="left" w:pos="2880"/>
        <w:tab w:val="left" w:pos="4680"/>
      </w:tabs>
      <w:jc w:val="both"/>
    </w:pPr>
    <w:rPr>
      <w:sz w:val="22"/>
      <w:szCs w:val="22"/>
    </w:rPr>
  </w:style>
  <w:style w:type="paragraph" w:styleId="Heading1">
    <w:name w:val="heading 1"/>
    <w:aliases w:val="Style 8"/>
    <w:basedOn w:val="Normal"/>
    <w:next w:val="Normal"/>
    <w:qFormat/>
    <w:pPr>
      <w:keepNext/>
      <w:jc w:val="center"/>
      <w:outlineLvl w:val="0"/>
    </w:pPr>
    <w:rPr>
      <w:b/>
      <w:bCs/>
      <w:sz w:val="28"/>
      <w:szCs w:val="28"/>
      <w:u w:val="single"/>
    </w:rPr>
  </w:style>
  <w:style w:type="paragraph" w:styleId="Heading2">
    <w:name w:val="heading 2"/>
    <w:aliases w:val="Style 11"/>
    <w:basedOn w:val="Normal"/>
    <w:next w:val="Normal"/>
    <w:qFormat/>
    <w:pPr>
      <w:keepNext/>
      <w:outlineLvl w:val="1"/>
    </w:pPr>
  </w:style>
  <w:style w:type="paragraph" w:styleId="Heading3">
    <w:name w:val="heading 3"/>
    <w:aliases w:val="Style 10"/>
    <w:basedOn w:val="Normal"/>
    <w:next w:val="Normal"/>
    <w:qFormat/>
    <w:pPr>
      <w:keepNext/>
      <w:jc w:val="center"/>
      <w:outlineLvl w:val="2"/>
    </w:pPr>
    <w:rPr>
      <w:color w:val="000000"/>
      <w:u w:val="single"/>
    </w:rPr>
  </w:style>
  <w:style w:type="paragraph" w:styleId="Heading4">
    <w:name w:val="heading 4"/>
    <w:aliases w:val="Style 13"/>
    <w:basedOn w:val="Normal"/>
    <w:next w:val="Normal"/>
    <w:qFormat/>
    <w:pPr>
      <w:keepNext/>
      <w:jc w:val="center"/>
      <w:outlineLvl w:val="3"/>
    </w:pPr>
    <w:rPr>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Style 7"/>
    <w:basedOn w:val="Normal"/>
    <w:pPr>
      <w:tabs>
        <w:tab w:val="clear" w:pos="720"/>
        <w:tab w:val="clear" w:pos="1440"/>
        <w:tab w:val="clear" w:pos="2160"/>
        <w:tab w:val="clear" w:pos="2880"/>
        <w:tab w:val="clear" w:pos="4680"/>
        <w:tab w:val="center" w:pos="4320"/>
        <w:tab w:val="right" w:pos="8640"/>
      </w:tabs>
    </w:pPr>
  </w:style>
  <w:style w:type="paragraph" w:styleId="Footer">
    <w:name w:val="footer"/>
    <w:aliases w:val="Style 6"/>
    <w:basedOn w:val="Normal"/>
    <w:pPr>
      <w:tabs>
        <w:tab w:val="clear" w:pos="720"/>
        <w:tab w:val="clear" w:pos="1440"/>
        <w:tab w:val="clear" w:pos="2160"/>
        <w:tab w:val="clear" w:pos="2880"/>
        <w:tab w:val="clear" w:pos="4680"/>
        <w:tab w:val="center" w:pos="4320"/>
        <w:tab w:val="right" w:pos="8640"/>
      </w:tabs>
    </w:pPr>
  </w:style>
  <w:style w:type="character" w:styleId="PageNumber">
    <w:name w:val="page number"/>
    <w:aliases w:val="Style 18"/>
    <w:rPr>
      <w:rFonts w:ascii="Times New Roman" w:hAnsi="Times New Roman" w:cs="Times New Roman"/>
      <w:sz w:val="22"/>
      <w:szCs w:val="22"/>
    </w:rPr>
  </w:style>
  <w:style w:type="paragraph" w:customStyle="1" w:styleId="Style19">
    <w:name w:val="Style 19"/>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ind w:firstLine="720"/>
      <w:jc w:val="both"/>
    </w:pPr>
    <w:rPr>
      <w:rFonts w:ascii="Times New" w:hAnsi="Times New" w:cs="Times New"/>
      <w:color w:val="000000"/>
      <w:sz w:val="22"/>
      <w:szCs w:val="22"/>
    </w:rPr>
  </w:style>
  <w:style w:type="paragraph" w:customStyle="1" w:styleId="Style14">
    <w:name w:val="Style 14"/>
    <w:basedOn w:val="Normal"/>
    <w:pPr>
      <w:ind w:left="720" w:hanging="720"/>
    </w:pPr>
    <w:rPr>
      <w:color w:val="000000"/>
    </w:rPr>
  </w:style>
  <w:style w:type="paragraph" w:customStyle="1" w:styleId="Style17">
    <w:name w:val="Style 17"/>
    <w:basedOn w:val="Normal"/>
    <w:pPr>
      <w:jc w:val="right"/>
    </w:pPr>
  </w:style>
  <w:style w:type="paragraph" w:customStyle="1" w:styleId="Style20">
    <w:name w:val="Style 20"/>
    <w:pPr>
      <w:jc w:val="center"/>
    </w:pPr>
    <w:rPr>
      <w:b/>
      <w:bCs/>
      <w:sz w:val="22"/>
      <w:szCs w:val="22"/>
      <w:u w:val="single"/>
    </w:rPr>
  </w:style>
  <w:style w:type="paragraph" w:customStyle="1" w:styleId="Style16">
    <w:name w:val="Style 16"/>
    <w:basedOn w:val="Normal"/>
    <w:pPr>
      <w:tabs>
        <w:tab w:val="clear" w:pos="720"/>
        <w:tab w:val="clear" w:pos="1440"/>
      </w:tabs>
      <w:ind w:left="2160" w:hanging="720"/>
    </w:pPr>
  </w:style>
  <w:style w:type="paragraph" w:customStyle="1" w:styleId="Style15">
    <w:name w:val="Style 15"/>
    <w:basedOn w:val="Normal"/>
    <w:pPr>
      <w:ind w:left="1440" w:hanging="720"/>
    </w:pPr>
  </w:style>
  <w:style w:type="paragraph" w:styleId="BodyText">
    <w:name w:val="Body Text"/>
    <w:aliases w:val="Style 0"/>
    <w:basedOn w:val="Normal"/>
    <w:pPr>
      <w:tabs>
        <w:tab w:val="clear" w:pos="720"/>
        <w:tab w:val="clear" w:pos="1440"/>
        <w:tab w:val="clear" w:pos="2160"/>
        <w:tab w:val="clear" w:pos="2880"/>
        <w:tab w:val="clear" w:pos="4680"/>
      </w:tabs>
      <w:autoSpaceDE w:val="0"/>
      <w:autoSpaceDN w:val="0"/>
    </w:pPr>
  </w:style>
  <w:style w:type="paragraph" w:styleId="BodyTextIndent">
    <w:name w:val="Body Text Indent"/>
    <w:aliases w:val="Style 3"/>
    <w:basedOn w:val="Normal"/>
    <w:pPr>
      <w:widowControl w:val="0"/>
      <w:tabs>
        <w:tab w:val="clear" w:pos="720"/>
        <w:tab w:val="clear" w:pos="1440"/>
        <w:tab w:val="clear" w:pos="2160"/>
        <w:tab w:val="clear" w:pos="2880"/>
        <w:tab w:val="clear" w:pos="4680"/>
      </w:tabs>
    </w:pPr>
  </w:style>
  <w:style w:type="paragraph" w:styleId="BodyTextIndent2">
    <w:name w:val="Body Text Indent 2"/>
    <w:aliases w:val="Style 1"/>
    <w:basedOn w:val="Normal"/>
    <w:pPr>
      <w:tabs>
        <w:tab w:val="clear" w:pos="720"/>
        <w:tab w:val="clear" w:pos="1440"/>
        <w:tab w:val="clear" w:pos="2160"/>
        <w:tab w:val="clear" w:pos="2880"/>
        <w:tab w:val="clear" w:pos="4680"/>
      </w:tabs>
      <w:spacing w:line="360" w:lineRule="auto"/>
      <w:ind w:left="540" w:hanging="540"/>
    </w:pPr>
    <w:rPr>
      <w:sz w:val="28"/>
      <w:szCs w:val="28"/>
    </w:rPr>
  </w:style>
  <w:style w:type="paragraph" w:customStyle="1" w:styleId="Style2">
    <w:name w:val="Style 2"/>
    <w:pPr>
      <w:tabs>
        <w:tab w:val="left" w:pos="-540"/>
        <w:tab w:val="left" w:pos="0"/>
        <w:tab w:val="left" w:pos="180"/>
        <w:tab w:val="left" w:pos="900"/>
        <w:tab w:val="left" w:pos="1620"/>
        <w:tab w:val="left" w:pos="2340"/>
        <w:tab w:val="left" w:pos="3060"/>
        <w:tab w:val="left" w:pos="3780"/>
        <w:tab w:val="left" w:pos="4500"/>
        <w:tab w:val="left" w:pos="5220"/>
        <w:tab w:val="left" w:pos="5940"/>
        <w:tab w:val="left" w:pos="6660"/>
        <w:tab w:val="left" w:pos="7380"/>
        <w:tab w:val="left" w:pos="8100"/>
      </w:tabs>
      <w:ind w:left="540"/>
      <w:jc w:val="both"/>
    </w:pPr>
    <w:rPr>
      <w:sz w:val="28"/>
      <w:szCs w:val="28"/>
    </w:rPr>
  </w:style>
  <w:style w:type="paragraph" w:styleId="DocumentMap">
    <w:name w:val="Document Map"/>
    <w:aliases w:val="Style 5"/>
    <w:basedOn w:val="Normal"/>
    <w:semiHidden/>
    <w:pPr>
      <w:shd w:val="clear" w:color="auto" w:fill="000080"/>
    </w:pPr>
    <w:rPr>
      <w:rFonts w:ascii="Tahoma" w:hAnsi="Tahoma" w:cs="Tahoma"/>
    </w:rPr>
  </w:style>
  <w:style w:type="paragraph" w:styleId="BalloonText">
    <w:name w:val="Balloon Text"/>
    <w:basedOn w:val="Normal"/>
    <w:semiHidden/>
    <w:rPr>
      <w:rFonts w:ascii="Tahoma" w:hAnsi="Tahoma" w:cs="Tahoma"/>
      <w:sz w:val="16"/>
      <w:szCs w:val="16"/>
    </w:rPr>
  </w:style>
  <w:style w:type="paragraph" w:styleId="NormalWeb">
    <w:name w:val="Normal (Web)"/>
    <w:basedOn w:val="Normal"/>
    <w:rsid w:val="004449E3"/>
    <w:pPr>
      <w:tabs>
        <w:tab w:val="clear" w:pos="720"/>
        <w:tab w:val="clear" w:pos="1440"/>
        <w:tab w:val="clear" w:pos="2160"/>
        <w:tab w:val="clear" w:pos="2880"/>
        <w:tab w:val="clear" w:pos="4680"/>
      </w:tabs>
      <w:spacing w:before="100" w:beforeAutospacing="1" w:after="100" w:afterAutospacing="1"/>
      <w:jc w:val="left"/>
    </w:pPr>
    <w:rPr>
      <w:sz w:val="24"/>
      <w:szCs w:val="24"/>
    </w:rPr>
  </w:style>
  <w:style w:type="paragraph" w:styleId="ListParagraph">
    <w:name w:val="List Paragraph"/>
    <w:basedOn w:val="Normal"/>
    <w:uiPriority w:val="34"/>
    <w:qFormat/>
    <w:rsid w:val="002359BE"/>
    <w:pPr>
      <w:ind w:left="720"/>
    </w:pPr>
  </w:style>
  <w:style w:type="character" w:styleId="CommentReference">
    <w:name w:val="annotation reference"/>
    <w:rsid w:val="00356C1F"/>
    <w:rPr>
      <w:sz w:val="16"/>
      <w:szCs w:val="16"/>
    </w:rPr>
  </w:style>
  <w:style w:type="paragraph" w:styleId="CommentText">
    <w:name w:val="annotation text"/>
    <w:basedOn w:val="Normal"/>
    <w:link w:val="CommentTextChar"/>
    <w:rsid w:val="00356C1F"/>
    <w:rPr>
      <w:sz w:val="20"/>
      <w:szCs w:val="20"/>
    </w:rPr>
  </w:style>
  <w:style w:type="character" w:customStyle="1" w:styleId="CommentTextChar">
    <w:name w:val="Comment Text Char"/>
    <w:basedOn w:val="DefaultParagraphFont"/>
    <w:link w:val="CommentText"/>
    <w:rsid w:val="00356C1F"/>
  </w:style>
  <w:style w:type="paragraph" w:styleId="CommentSubject">
    <w:name w:val="annotation subject"/>
    <w:basedOn w:val="CommentText"/>
    <w:next w:val="CommentText"/>
    <w:link w:val="CommentSubjectChar"/>
    <w:rsid w:val="00356C1F"/>
    <w:rPr>
      <w:b/>
      <w:bCs/>
    </w:rPr>
  </w:style>
  <w:style w:type="character" w:customStyle="1" w:styleId="CommentSubjectChar">
    <w:name w:val="Comment Subject Char"/>
    <w:link w:val="CommentSubject"/>
    <w:rsid w:val="00356C1F"/>
    <w:rPr>
      <w:b/>
      <w:bCs/>
    </w:rPr>
  </w:style>
  <w:style w:type="paragraph" w:customStyle="1" w:styleId="Default">
    <w:name w:val="Default"/>
    <w:rsid w:val="00CF36F0"/>
    <w:pPr>
      <w:autoSpaceDE w:val="0"/>
      <w:autoSpaceDN w:val="0"/>
      <w:adjustRightInd w:val="0"/>
    </w:pPr>
    <w:rPr>
      <w:color w:val="000000"/>
      <w:sz w:val="24"/>
      <w:szCs w:val="24"/>
    </w:rPr>
  </w:style>
  <w:style w:type="table" w:styleId="TableGrid">
    <w:name w:val="Table Grid"/>
    <w:basedOn w:val="TableNormal"/>
    <w:rsid w:val="00483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4426B"/>
    <w:rPr>
      <w:sz w:val="22"/>
      <w:szCs w:val="22"/>
    </w:rPr>
  </w:style>
  <w:style w:type="character" w:styleId="Hyperlink">
    <w:name w:val="Hyperlink"/>
    <w:basedOn w:val="DefaultParagraphFont"/>
    <w:rsid w:val="00F30E1B"/>
    <w:rPr>
      <w:color w:val="0563C1" w:themeColor="hyperlink"/>
      <w:u w:val="single"/>
    </w:rPr>
  </w:style>
  <w:style w:type="character" w:styleId="UnresolvedMention">
    <w:name w:val="Unresolved Mention"/>
    <w:basedOn w:val="DefaultParagraphFont"/>
    <w:uiPriority w:val="99"/>
    <w:semiHidden/>
    <w:unhideWhenUsed/>
    <w:rsid w:val="00F30E1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3808763">
      <w:bodyDiv w:val="1"/>
      <w:marLeft w:val="0"/>
      <w:marRight w:val="0"/>
      <w:marTop w:val="0"/>
      <w:marBottom w:val="0"/>
      <w:divBdr>
        <w:top w:val="none" w:sz="0" w:space="0" w:color="auto"/>
        <w:left w:val="none" w:sz="0" w:space="0" w:color="auto"/>
        <w:bottom w:val="none" w:sz="0" w:space="0" w:color="auto"/>
        <w:right w:val="none" w:sz="0" w:space="0" w:color="auto"/>
      </w:divBdr>
    </w:div>
    <w:div w:id="1396199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openxmlformats.org/officeDocument/2006/relationships/theme" Target="theme/theme1.xml"/><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
</file>

<file path=customXml/itemProps1.xml><?xml version="1.0" encoding="utf-8"?>
<ds:datastoreItem xmlns:ds="http://schemas.openxmlformats.org/officeDocument/2006/customXml" ds:itemID="{3E4B61D7-9407-4DBA-BAA1-0D66A9F811EA}">
  <ds:schemaRefs>
    <ds:schemaRef ds:uri="http://schemas.openxmlformats.org/officeDocument/2006/bibliography"/>
  </ds:schemaRefs>
</ds:datastoreItem>
</file>

<file path=customXml/itemProps2.xml><?xml version="1.0" encoding="utf-8"?>
<ds:datastoreItem xmlns:ds="http://schemas.openxmlformats.org/officeDocument/2006/customXml" ds:itemID="{32B6EC3B-4349-334A-A7E8-B5D787823BE2}">
  <ds:schemaRefs>
    <ds:schemaRef ds:uri="http://www.imanage.com/work/xmlschem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9821</Words>
  <Characters>55985</Characters>
  <Application>Microsoft Office Word</Application>
  <DocSecurity>0</DocSecurity>
  <Lines>466</Lines>
  <Paragraphs>131</Paragraphs>
  <ScaleCrop>false</ScaleCrop>
  <HeadingPairs>
    <vt:vector size="2" baseType="variant">
      <vt:variant>
        <vt:lpstr>Title</vt:lpstr>
      </vt:variant>
      <vt:variant>
        <vt:i4>1</vt:i4>
      </vt:variant>
    </vt:vector>
  </HeadingPairs>
  <TitlesOfParts>
    <vt:vector size="1" baseType="lpstr">
      <vt:lpstr>Agreement No</vt:lpstr>
    </vt:vector>
  </TitlesOfParts>
  <LinksUpToDate>false</LinksUpToDate>
  <CharactersWithSpaces>65675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Agreement No</dc:title>
  <dc:subject/>
  <dc:creator/>
  <cp:keywords/>
  <cp:lastModifiedBy/>
  <cp:revision>1</cp:revision>
  <dcterms:created xsi:type="dcterms:W3CDTF">2022-09-06T16:18:00Z</dcterms:created>
  <dcterms:modified xsi:type="dcterms:W3CDTF">2022-09-06T22:04:00Z</dcterms:modified>
</cp:coreProperties>
</file>