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25D0F" w14:textId="77777777" w:rsidR="007E3CEE" w:rsidRPr="00B05FFC" w:rsidRDefault="007E3CEE" w:rsidP="007E3CEE">
      <w:pPr>
        <w:pStyle w:val="Title"/>
        <w:jc w:val="center"/>
        <w:rPr>
          <w:rFonts w:ascii="Times New Roman" w:hAnsi="Times New Roman" w:cs="Times New Roman"/>
          <w:b/>
          <w:bCs/>
          <w:sz w:val="28"/>
          <w:szCs w:val="28"/>
        </w:rPr>
      </w:pPr>
      <w:r w:rsidRPr="00B05FFC">
        <w:rPr>
          <w:rFonts w:ascii="Times New Roman" w:hAnsi="Times New Roman" w:cs="Times New Roman"/>
          <w:b/>
          <w:bCs/>
          <w:sz w:val="28"/>
          <w:szCs w:val="28"/>
        </w:rPr>
        <w:t>Consulting Agreement</w:t>
      </w:r>
    </w:p>
    <w:p w14:paraId="5868FDC9"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ab/>
      </w:r>
    </w:p>
    <w:p w14:paraId="4EDCF317" w14:textId="22E0299A" w:rsidR="007E3CEE" w:rsidRPr="00B05FFC" w:rsidRDefault="007E3CEE" w:rsidP="00B05FFC">
      <w:pPr>
        <w:jc w:val="both"/>
        <w:rPr>
          <w:rFonts w:ascii="Times New Roman" w:hAnsi="Times New Roman" w:cs="Times New Roman"/>
        </w:rPr>
      </w:pPr>
      <w:r w:rsidRPr="00B05FFC">
        <w:rPr>
          <w:rFonts w:ascii="Times New Roman" w:hAnsi="Times New Roman" w:cs="Times New Roman"/>
        </w:rPr>
        <w:t xml:space="preserve">THIS </w:t>
      </w:r>
      <w:r w:rsidR="007546F1" w:rsidRPr="00B05FFC">
        <w:rPr>
          <w:rFonts w:ascii="Times New Roman" w:hAnsi="Times New Roman" w:cs="Times New Roman"/>
        </w:rPr>
        <w:t>CONSULTING</w:t>
      </w:r>
      <w:r w:rsidRPr="00B05FFC">
        <w:rPr>
          <w:rFonts w:ascii="Times New Roman" w:hAnsi="Times New Roman" w:cs="Times New Roman"/>
        </w:rPr>
        <w:t xml:space="preserve"> AGREEMENT (the "Agreement") is made this ____ day of </w:t>
      </w:r>
      <w:r w:rsidR="00646736">
        <w:rPr>
          <w:rFonts w:ascii="Times New Roman" w:hAnsi="Times New Roman" w:cs="Times New Roman"/>
        </w:rPr>
        <w:t>September</w:t>
      </w:r>
      <w:r w:rsidRPr="00B05FFC">
        <w:rPr>
          <w:rFonts w:ascii="Times New Roman" w:hAnsi="Times New Roman" w:cs="Times New Roman"/>
        </w:rPr>
        <w:t xml:space="preserve">, 2020 (the "Effective Date"), by and between Master Builders Solutions US LLC (by and through its </w:t>
      </w:r>
      <w:proofErr w:type="spellStart"/>
      <w:r w:rsidRPr="00B05FFC">
        <w:rPr>
          <w:rFonts w:ascii="Times New Roman" w:hAnsi="Times New Roman" w:cs="Times New Roman"/>
        </w:rPr>
        <w:t>Colorbiotics</w:t>
      </w:r>
      <w:proofErr w:type="spellEnd"/>
      <w:r w:rsidRPr="00B05FFC">
        <w:rPr>
          <w:rFonts w:ascii="Times New Roman" w:hAnsi="Times New Roman" w:cs="Times New Roman"/>
        </w:rPr>
        <w:t>® business line), a Delaware limited liability company, with offices located at 1725 Dayton Avenue, Ames, IA 50010 (hereinafter referred to as “MBS”) and SoyLei Innovations</w:t>
      </w:r>
      <w:r w:rsidR="006B77F0" w:rsidRPr="00B05FFC">
        <w:rPr>
          <w:rFonts w:ascii="Times New Roman" w:hAnsi="Times New Roman" w:cs="Times New Roman"/>
        </w:rPr>
        <w:t>, LLC</w:t>
      </w:r>
      <w:r w:rsidRPr="00B05FFC">
        <w:rPr>
          <w:rFonts w:ascii="Times New Roman" w:hAnsi="Times New Roman" w:cs="Times New Roman"/>
        </w:rPr>
        <w:t>, a</w:t>
      </w:r>
      <w:r w:rsidR="007546F1" w:rsidRPr="00B05FFC">
        <w:rPr>
          <w:rFonts w:ascii="Times New Roman" w:hAnsi="Times New Roman" w:cs="Times New Roman"/>
        </w:rPr>
        <w:t xml:space="preserve">n </w:t>
      </w:r>
      <w:r w:rsidRPr="00B05FFC">
        <w:rPr>
          <w:rFonts w:ascii="Times New Roman" w:hAnsi="Times New Roman" w:cs="Times New Roman"/>
        </w:rPr>
        <w:t>Iowa limited liability company, with offices located at 812 Ashworth Rd, West Des Moines, IA 50265 (hereinafter referred to as “Consultant” or “SLI”).</w:t>
      </w:r>
    </w:p>
    <w:p w14:paraId="0D66A8DA"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Referenced Documents:</w:t>
      </w:r>
    </w:p>
    <w:p w14:paraId="36687176"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ISURF_04857_05127_Exclusive License: SLI exclusive license from ISURF</w:t>
      </w:r>
    </w:p>
    <w:p w14:paraId="5FD59388"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Non-Exclusive Sublicense Agreement (Master Agreement of all Dependent Agreements Including this one)</w:t>
      </w:r>
    </w:p>
    <w:p w14:paraId="1F89B62E"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Private Label Supply Agreement (dependent agreement)</w:t>
      </w:r>
    </w:p>
    <w:p w14:paraId="011EBA29"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Non-Disclosure Agreement (dependent agreement)</w:t>
      </w:r>
      <w:r w:rsidRPr="00B05FFC">
        <w:rPr>
          <w:rFonts w:ascii="Times New Roman" w:hAnsi="Times New Roman" w:cs="Times New Roman"/>
        </w:rPr>
        <w:br/>
      </w:r>
    </w:p>
    <w:p w14:paraId="12D87A42"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 xml:space="preserve">MBS &amp; SLI mutually agree as follows: </w:t>
      </w:r>
    </w:p>
    <w:p w14:paraId="15D6F4C5"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Service:</w:t>
      </w:r>
      <w:r w:rsidRPr="00B05FFC">
        <w:rPr>
          <w:rFonts w:ascii="Times New Roman" w:hAnsi="Times New Roman" w:cs="Times New Roman"/>
          <w:u w:val="single"/>
        </w:rPr>
        <w:br/>
      </w:r>
      <w:r w:rsidRPr="00B05FFC">
        <w:rPr>
          <w:rFonts w:ascii="Times New Roman" w:hAnsi="Times New Roman" w:cs="Times New Roman"/>
        </w:rPr>
        <w:t xml:space="preserve">Consultant agrees to act in the capacity of a consultant to MBS and to perform the services set forth on </w:t>
      </w:r>
      <w:r w:rsidRPr="00B05FFC">
        <w:rPr>
          <w:rFonts w:ascii="Times New Roman" w:hAnsi="Times New Roman" w:cs="Times New Roman"/>
          <w:u w:val="single"/>
        </w:rPr>
        <w:t>Exhibit A</w:t>
      </w:r>
      <w:r w:rsidRPr="00B05FFC">
        <w:rPr>
          <w:rFonts w:ascii="Times New Roman" w:hAnsi="Times New Roman" w:cs="Times New Roman"/>
        </w:rPr>
        <w:t xml:space="preserve"> to this Agreement</w:t>
      </w:r>
      <w:r w:rsidR="007546F1" w:rsidRPr="00B05FFC">
        <w:rPr>
          <w:rFonts w:ascii="Times New Roman" w:hAnsi="Times New Roman" w:cs="Times New Roman"/>
        </w:rPr>
        <w:t xml:space="preserve"> (the “Services”)</w:t>
      </w:r>
      <w:r w:rsidRPr="00B05FFC">
        <w:rPr>
          <w:rFonts w:ascii="Times New Roman" w:hAnsi="Times New Roman" w:cs="Times New Roman"/>
        </w:rPr>
        <w:t>.</w:t>
      </w:r>
    </w:p>
    <w:p w14:paraId="7278F0C8" w14:textId="3A8DB281"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 xml:space="preserve">Compensation: </w:t>
      </w:r>
      <w:r w:rsidRPr="00B05FFC">
        <w:rPr>
          <w:rFonts w:ascii="Times New Roman" w:hAnsi="Times New Roman" w:cs="Times New Roman"/>
          <w:u w:val="single"/>
        </w:rPr>
        <w:br/>
      </w:r>
      <w:r w:rsidRPr="00B05FFC">
        <w:rPr>
          <w:rFonts w:ascii="Times New Roman" w:hAnsi="Times New Roman" w:cs="Times New Roman"/>
        </w:rPr>
        <w:t xml:space="preserve">For the </w:t>
      </w:r>
      <w:r w:rsidR="007546F1" w:rsidRPr="00B05FFC">
        <w:rPr>
          <w:rFonts w:ascii="Times New Roman" w:hAnsi="Times New Roman" w:cs="Times New Roman"/>
        </w:rPr>
        <w:t xml:space="preserve">Services </w:t>
      </w:r>
      <w:r w:rsidRPr="00B05FFC">
        <w:rPr>
          <w:rFonts w:ascii="Times New Roman" w:hAnsi="Times New Roman" w:cs="Times New Roman"/>
        </w:rPr>
        <w:t xml:space="preserve">performed hereunder; MBS shall compensate Consultant in accordance with the provisions of </w:t>
      </w:r>
      <w:r w:rsidRPr="00B05FFC">
        <w:rPr>
          <w:rFonts w:ascii="Times New Roman" w:hAnsi="Times New Roman" w:cs="Times New Roman"/>
          <w:u w:val="single"/>
        </w:rPr>
        <w:t>Exhibit A</w:t>
      </w:r>
      <w:r w:rsidRPr="00B05FFC">
        <w:rPr>
          <w:rFonts w:ascii="Times New Roman" w:hAnsi="Times New Roman" w:cs="Times New Roman"/>
        </w:rPr>
        <w:t>.</w:t>
      </w:r>
    </w:p>
    <w:p w14:paraId="24BA2E98" w14:textId="038693D6"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Confidentiality:</w:t>
      </w:r>
      <w:r w:rsidRPr="00B05FFC">
        <w:rPr>
          <w:rFonts w:ascii="Times New Roman" w:hAnsi="Times New Roman" w:cs="Times New Roman"/>
          <w:u w:val="single"/>
        </w:rPr>
        <w:br/>
      </w:r>
      <w:r w:rsidR="00A70848" w:rsidRPr="00B05FFC">
        <w:rPr>
          <w:rFonts w:ascii="Times New Roman" w:hAnsi="Times New Roman" w:cs="Times New Roman"/>
        </w:rPr>
        <w:t xml:space="preserve">The parties acknowledge and agree that the terms and conditions of that certain Non-Disclosure Agreement between the </w:t>
      </w:r>
      <w:r w:rsidR="00CD16A7" w:rsidRPr="00B05FFC">
        <w:rPr>
          <w:rFonts w:ascii="Times New Roman" w:hAnsi="Times New Roman" w:cs="Times New Roman"/>
        </w:rPr>
        <w:t xml:space="preserve">MBS and Iowa State University of Science and Technology </w:t>
      </w:r>
      <w:r w:rsidR="00A70848" w:rsidRPr="00B05FFC">
        <w:rPr>
          <w:rFonts w:ascii="Times New Roman" w:hAnsi="Times New Roman" w:cs="Times New Roman"/>
        </w:rPr>
        <w:t xml:space="preserve">dated May 11, 2020 is incorporated herein by reference in its entirety (the “NDA”). </w:t>
      </w:r>
      <w:r w:rsidR="006A657D" w:rsidRPr="00B05FFC">
        <w:rPr>
          <w:rFonts w:ascii="Times New Roman" w:hAnsi="Times New Roman" w:cs="Times New Roman"/>
        </w:rPr>
        <w:t>T</w:t>
      </w:r>
      <w:r w:rsidR="00A70848" w:rsidRPr="00B05FFC">
        <w:rPr>
          <w:rFonts w:ascii="Times New Roman" w:hAnsi="Times New Roman" w:cs="Times New Roman"/>
        </w:rPr>
        <w:t>he term</w:t>
      </w:r>
      <w:r w:rsidR="00CD16A7" w:rsidRPr="00B05FFC">
        <w:rPr>
          <w:rFonts w:ascii="Times New Roman" w:hAnsi="Times New Roman" w:cs="Times New Roman"/>
        </w:rPr>
        <w:t>s</w:t>
      </w:r>
      <w:r w:rsidR="00A70848" w:rsidRPr="00B05FFC">
        <w:rPr>
          <w:rFonts w:ascii="Times New Roman" w:hAnsi="Times New Roman" w:cs="Times New Roman"/>
        </w:rPr>
        <w:t xml:space="preserve"> </w:t>
      </w:r>
      <w:r w:rsidR="006F32E5" w:rsidRPr="00B05FFC">
        <w:rPr>
          <w:rFonts w:ascii="Times New Roman" w:hAnsi="Times New Roman" w:cs="Times New Roman"/>
        </w:rPr>
        <w:t xml:space="preserve">and conditions </w:t>
      </w:r>
      <w:r w:rsidR="00A70848" w:rsidRPr="00B05FFC">
        <w:rPr>
          <w:rFonts w:ascii="Times New Roman" w:hAnsi="Times New Roman" w:cs="Times New Roman"/>
        </w:rPr>
        <w:t xml:space="preserve">of the NDA shall continue </w:t>
      </w:r>
      <w:r w:rsidR="005A2365" w:rsidRPr="00B05FFC">
        <w:rPr>
          <w:rFonts w:ascii="Times New Roman" w:hAnsi="Times New Roman" w:cs="Times New Roman"/>
        </w:rPr>
        <w:t>simultaneously</w:t>
      </w:r>
      <w:r w:rsidR="00A70848" w:rsidRPr="00B05FFC">
        <w:rPr>
          <w:rFonts w:ascii="Times New Roman" w:hAnsi="Times New Roman" w:cs="Times New Roman"/>
        </w:rPr>
        <w:t xml:space="preserve"> with the Term of this Agreement regardless of anything to contrary contained in the NDA.</w:t>
      </w:r>
      <w:r w:rsidR="00070AB9" w:rsidRPr="00B05FFC">
        <w:rPr>
          <w:rFonts w:ascii="Times New Roman" w:hAnsi="Times New Roman" w:cs="Times New Roman"/>
        </w:rPr>
        <w:t xml:space="preserve">  </w:t>
      </w:r>
    </w:p>
    <w:p w14:paraId="6B7BCBC7" w14:textId="77777777" w:rsidR="00B05FFC" w:rsidRPr="007A69FD" w:rsidRDefault="007E3CEE" w:rsidP="00B05FFC">
      <w:pPr>
        <w:pStyle w:val="ListParagraph"/>
        <w:numPr>
          <w:ilvl w:val="0"/>
          <w:numId w:val="2"/>
        </w:numPr>
        <w:jc w:val="both"/>
        <w:rPr>
          <w:rFonts w:ascii="Times New Roman" w:hAnsi="Times New Roman" w:cs="Times New Roman"/>
        </w:rPr>
      </w:pPr>
      <w:r w:rsidRPr="007A69FD">
        <w:rPr>
          <w:rFonts w:ascii="Times New Roman" w:hAnsi="Times New Roman" w:cs="Times New Roman"/>
          <w:u w:val="single"/>
        </w:rPr>
        <w:t>Intellectual Property:</w:t>
      </w:r>
    </w:p>
    <w:p w14:paraId="159A37BE" w14:textId="23C658CA" w:rsidR="007E3CEE" w:rsidRPr="00B05FFC" w:rsidRDefault="00EB0A54" w:rsidP="00B05FFC">
      <w:pPr>
        <w:pStyle w:val="ListParagraph"/>
        <w:jc w:val="both"/>
        <w:rPr>
          <w:rFonts w:ascii="Times New Roman" w:hAnsi="Times New Roman" w:cs="Times New Roman"/>
          <w:highlight w:val="yellow"/>
        </w:rPr>
      </w:pPr>
      <w:r w:rsidRPr="007A69FD">
        <w:rPr>
          <w:rFonts w:ascii="Times New Roman" w:hAnsi="Times New Roman" w:cs="Times New Roman"/>
        </w:rPr>
        <w:t xml:space="preserve">To the extent not inconsistent with </w:t>
      </w:r>
      <w:r w:rsidR="00E77CCD" w:rsidRPr="007A69FD">
        <w:rPr>
          <w:rFonts w:ascii="Times New Roman" w:hAnsi="Times New Roman" w:cs="Times New Roman"/>
        </w:rPr>
        <w:t>the provisions of the ISURF Exclusive License</w:t>
      </w:r>
      <w:r w:rsidR="007956C0" w:rsidRPr="007A69FD">
        <w:rPr>
          <w:rFonts w:ascii="Times New Roman" w:hAnsi="Times New Roman" w:cs="Times New Roman"/>
        </w:rPr>
        <w:t>,</w:t>
      </w:r>
      <w:r w:rsidR="00E77CCD" w:rsidRPr="007A69FD">
        <w:rPr>
          <w:rFonts w:ascii="Times New Roman" w:hAnsi="Times New Roman" w:cs="Times New Roman"/>
        </w:rPr>
        <w:t xml:space="preserve"> the Sublicense Agreement,</w:t>
      </w:r>
      <w:r w:rsidR="007956C0" w:rsidRPr="007A69FD">
        <w:rPr>
          <w:rFonts w:ascii="Times New Roman" w:hAnsi="Times New Roman" w:cs="Times New Roman"/>
        </w:rPr>
        <w:t xml:space="preserve"> or employment obligations by any personnel of Consultant to Iowa State University</w:t>
      </w:r>
      <w:r w:rsidR="008B4531" w:rsidRPr="007A69FD">
        <w:rPr>
          <w:rFonts w:ascii="Times New Roman" w:hAnsi="Times New Roman" w:cs="Times New Roman"/>
        </w:rPr>
        <w:t>,</w:t>
      </w:r>
      <w:r w:rsidR="00E77CCD" w:rsidRPr="007A69FD">
        <w:rPr>
          <w:rFonts w:ascii="Times New Roman" w:hAnsi="Times New Roman" w:cs="Times New Roman"/>
        </w:rPr>
        <w:t xml:space="preserve"> a</w:t>
      </w:r>
      <w:r w:rsidR="00070AB9" w:rsidRPr="007A69FD">
        <w:rPr>
          <w:rFonts w:ascii="Times New Roman" w:hAnsi="Times New Roman" w:cs="Times New Roman"/>
        </w:rPr>
        <w:t>ll reports and information of any nature and related materials (including the media upon which they are located) which are prepared for or delivered to MBS as a result of, or in association with, the performance of the Services performed hereunder (collectively, the “Work Product”)</w:t>
      </w:r>
      <w:r w:rsidR="00D24E7F" w:rsidRPr="007A69FD">
        <w:rPr>
          <w:rFonts w:ascii="Times New Roman" w:hAnsi="Times New Roman" w:cs="Times New Roman"/>
        </w:rPr>
        <w:t xml:space="preserve"> will be the property of MBS and Consultant hereby assigns all rights therein to MBS</w:t>
      </w:r>
      <w:r w:rsidR="00DB1C7B" w:rsidRPr="007A69FD">
        <w:rPr>
          <w:rFonts w:ascii="Times New Roman" w:hAnsi="Times New Roman" w:cs="Times New Roman"/>
        </w:rPr>
        <w:t>.</w:t>
      </w:r>
      <w:r w:rsidR="00D24E7F" w:rsidRPr="007A69FD">
        <w:rPr>
          <w:rFonts w:ascii="Times New Roman" w:hAnsi="Times New Roman" w:cs="Times New Roman"/>
        </w:rPr>
        <w:t xml:space="preserve">  Consultant shall execute and deliver to MBS from time to time any further assignments, copyright registrations, patent applications or other documents which MBS may reasonably request to confirm MBS’s ownership of all proprietary rights in the Work Product.  </w:t>
      </w:r>
      <w:r w:rsidR="00E302AE" w:rsidRPr="007A69FD">
        <w:rPr>
          <w:rFonts w:ascii="Times New Roman" w:hAnsi="Times New Roman" w:cs="Times New Roman"/>
        </w:rPr>
        <w:t xml:space="preserve">Consultant acknowledges that all expressive works it provides to MBS are </w:t>
      </w:r>
      <w:r w:rsidR="0001492B" w:rsidRPr="007A69FD">
        <w:rPr>
          <w:rFonts w:ascii="Times New Roman" w:hAnsi="Times New Roman" w:cs="Times New Roman"/>
        </w:rPr>
        <w:t>works made for hire unless otherwise noted by Consultant.</w:t>
      </w:r>
      <w:r w:rsidR="00CB536F" w:rsidRPr="007A69FD">
        <w:rPr>
          <w:rFonts w:ascii="Times New Roman" w:hAnsi="Times New Roman" w:cs="Times New Roman"/>
        </w:rPr>
        <w:t xml:space="preserve"> </w:t>
      </w:r>
      <w:r w:rsidR="00CB536F" w:rsidRPr="00B05FFC">
        <w:rPr>
          <w:rFonts w:ascii="Times New Roman" w:hAnsi="Times New Roman" w:cs="Times New Roman"/>
          <w:highlight w:val="yellow"/>
        </w:rPr>
        <w:t xml:space="preserve"> </w:t>
      </w:r>
    </w:p>
    <w:p w14:paraId="1C435983" w14:textId="77777777" w:rsidR="00B05FFC" w:rsidRDefault="007E3CEE" w:rsidP="007E3CEE">
      <w:pPr>
        <w:pStyle w:val="ListParagraph"/>
        <w:numPr>
          <w:ilvl w:val="0"/>
          <w:numId w:val="2"/>
        </w:numPr>
        <w:rPr>
          <w:rFonts w:ascii="Times New Roman" w:hAnsi="Times New Roman" w:cs="Times New Roman"/>
          <w:u w:val="single"/>
        </w:rPr>
      </w:pPr>
      <w:r w:rsidRPr="00B05FFC">
        <w:rPr>
          <w:rFonts w:ascii="Times New Roman" w:hAnsi="Times New Roman" w:cs="Times New Roman"/>
          <w:u w:val="single"/>
        </w:rPr>
        <w:t xml:space="preserve">Term and Termination: </w:t>
      </w:r>
    </w:p>
    <w:p w14:paraId="5859222E" w14:textId="435555D2" w:rsidR="007E3CEE" w:rsidRPr="00B05FFC" w:rsidRDefault="007E3CEE" w:rsidP="00B05FFC">
      <w:pPr>
        <w:pStyle w:val="ListParagraph"/>
        <w:jc w:val="both"/>
        <w:rPr>
          <w:rFonts w:ascii="Times New Roman" w:hAnsi="Times New Roman" w:cs="Times New Roman"/>
          <w:u w:val="single"/>
        </w:rPr>
      </w:pPr>
      <w:r w:rsidRPr="00B05FFC">
        <w:rPr>
          <w:rFonts w:ascii="Times New Roman" w:hAnsi="Times New Roman" w:cs="Times New Roman"/>
        </w:rPr>
        <w:t xml:space="preserve">This Agreement shall be and remain in full force and effect for a period </w:t>
      </w:r>
      <w:del w:id="0" w:author="Hernandez-Cantu, Nacu B [C B E]" w:date="2020-11-11T11:10:00Z">
        <w:r w:rsidRPr="00B05FFC" w:rsidDel="00F4647F">
          <w:rPr>
            <w:rFonts w:ascii="Times New Roman" w:hAnsi="Times New Roman" w:cs="Times New Roman"/>
          </w:rPr>
          <w:delText>of  three</w:delText>
        </w:r>
      </w:del>
      <w:ins w:id="1" w:author="Hernandez-Cantu, Nacu B [C B E]" w:date="2020-11-11T11:10:00Z">
        <w:r w:rsidR="00F4647F" w:rsidRPr="00B05FFC">
          <w:rPr>
            <w:rFonts w:ascii="Times New Roman" w:hAnsi="Times New Roman" w:cs="Times New Roman"/>
          </w:rPr>
          <w:t>of three</w:t>
        </w:r>
      </w:ins>
      <w:r w:rsidRPr="00B05FFC">
        <w:rPr>
          <w:rFonts w:ascii="Times New Roman" w:hAnsi="Times New Roman" w:cs="Times New Roman"/>
        </w:rPr>
        <w:t xml:space="preserve"> (3) years from the </w:t>
      </w:r>
      <w:r w:rsidR="003D78E9" w:rsidRPr="00B05FFC">
        <w:rPr>
          <w:rFonts w:ascii="Times New Roman" w:hAnsi="Times New Roman" w:cs="Times New Roman"/>
        </w:rPr>
        <w:t>Effective Date</w:t>
      </w:r>
      <w:r w:rsidR="005E35AD" w:rsidRPr="00B05FFC">
        <w:rPr>
          <w:rFonts w:ascii="Times New Roman" w:hAnsi="Times New Roman" w:cs="Times New Roman"/>
        </w:rPr>
        <w:t xml:space="preserve"> (the “Initial Term”) unless terminated earlier as provided herein.  T</w:t>
      </w:r>
      <w:r w:rsidRPr="00B05FFC">
        <w:rPr>
          <w:rFonts w:ascii="Times New Roman" w:hAnsi="Times New Roman" w:cs="Times New Roman"/>
        </w:rPr>
        <w:t>hereafter</w:t>
      </w:r>
      <w:r w:rsidR="005E35AD" w:rsidRPr="00B05FFC">
        <w:rPr>
          <w:rFonts w:ascii="Times New Roman" w:hAnsi="Times New Roman" w:cs="Times New Roman"/>
        </w:rPr>
        <w:t>, Consultant and MBS may renew the Agreement</w:t>
      </w:r>
      <w:r w:rsidR="00BD17EB">
        <w:rPr>
          <w:rFonts w:ascii="Times New Roman" w:hAnsi="Times New Roman" w:cs="Times New Roman"/>
        </w:rPr>
        <w:t xml:space="preserve"> </w:t>
      </w:r>
      <w:r w:rsidRPr="00B05FFC">
        <w:rPr>
          <w:rFonts w:ascii="Times New Roman" w:hAnsi="Times New Roman" w:cs="Times New Roman"/>
        </w:rPr>
        <w:t>for such additional period</w:t>
      </w:r>
      <w:r w:rsidR="00CA4284" w:rsidRPr="00B05FFC">
        <w:rPr>
          <w:rFonts w:ascii="Times New Roman" w:hAnsi="Times New Roman" w:cs="Times New Roman"/>
        </w:rPr>
        <w:t>(s)</w:t>
      </w:r>
      <w:r w:rsidRPr="00B05FFC">
        <w:rPr>
          <w:rFonts w:ascii="Times New Roman" w:hAnsi="Times New Roman" w:cs="Times New Roman"/>
        </w:rPr>
        <w:t xml:space="preserve"> as the parties may agree upon</w:t>
      </w:r>
      <w:r w:rsidR="00CA4284" w:rsidRPr="00B05FFC">
        <w:rPr>
          <w:rFonts w:ascii="Times New Roman" w:hAnsi="Times New Roman" w:cs="Times New Roman"/>
        </w:rPr>
        <w:t xml:space="preserve"> (each a “Renewal Term” and together with the Initial Term, collectively referred to </w:t>
      </w:r>
      <w:r w:rsidR="00CA4284" w:rsidRPr="00B05FFC">
        <w:rPr>
          <w:rFonts w:ascii="Times New Roman" w:hAnsi="Times New Roman" w:cs="Times New Roman"/>
        </w:rPr>
        <w:lastRenderedPageBreak/>
        <w:t>herein as the “Term”)</w:t>
      </w:r>
      <w:r w:rsidRPr="00B05FFC">
        <w:rPr>
          <w:rFonts w:ascii="Times New Roman" w:hAnsi="Times New Roman" w:cs="Times New Roman"/>
        </w:rPr>
        <w:t>; provided, however that termination or expiration of the term hereof shall not relieve Consultant of the obligations imposed upon Consultant by the provision of Sections 3, 4 and 7.</w:t>
      </w:r>
      <w:r w:rsidR="00E9694D" w:rsidRPr="00B05FFC">
        <w:rPr>
          <w:rFonts w:ascii="Times New Roman" w:hAnsi="Times New Roman" w:cs="Times New Roman"/>
        </w:rPr>
        <w:t xml:space="preserve">  </w:t>
      </w:r>
      <w:r w:rsidR="00D4127F" w:rsidRPr="00B05FFC">
        <w:rPr>
          <w:rFonts w:ascii="Times New Roman" w:hAnsi="Times New Roman" w:cs="Times New Roman"/>
        </w:rPr>
        <w:t>Each party will at all times have the right to terminate this Agreement due to the other party’s breach of any material provision hereof not cured within thirty (30) days of written notice or 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w:t>
      </w:r>
      <w:r w:rsidR="006F5E56" w:rsidRPr="00B05FFC">
        <w:rPr>
          <w:rFonts w:ascii="Times New Roman" w:hAnsi="Times New Roman" w:cs="Times New Roman"/>
        </w:rPr>
        <w:t xml:space="preserve">  Notwithstanding the foregoing, this Agreement will terminate automatically upon the termination of the Private Label Supply Agreement between the parties dated as </w:t>
      </w:r>
      <w:r w:rsidR="00E65CEA" w:rsidRPr="00B05FFC">
        <w:rPr>
          <w:rFonts w:ascii="Times New Roman" w:hAnsi="Times New Roman" w:cs="Times New Roman"/>
        </w:rPr>
        <w:t xml:space="preserve">of the date hereof.  </w:t>
      </w:r>
    </w:p>
    <w:p w14:paraId="0EDA4D31" w14:textId="77777777" w:rsid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Independent Contractor</w:t>
      </w:r>
      <w:r w:rsidRPr="00B05FFC">
        <w:rPr>
          <w:rFonts w:ascii="Times New Roman" w:hAnsi="Times New Roman" w:cs="Times New Roman"/>
        </w:rPr>
        <w:t>:</w:t>
      </w:r>
    </w:p>
    <w:p w14:paraId="6E81145A" w14:textId="2743F5B8"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It is understood and agreed that the services which Consultant and its </w:t>
      </w:r>
      <w:r w:rsidR="00F3206B" w:rsidRPr="007A69FD">
        <w:rPr>
          <w:rFonts w:ascii="Times New Roman" w:hAnsi="Times New Roman" w:cs="Times New Roman"/>
        </w:rPr>
        <w:t>agents and</w:t>
      </w:r>
      <w:r w:rsidR="00F3206B" w:rsidRPr="00B05FFC">
        <w:rPr>
          <w:rFonts w:ascii="Times New Roman" w:hAnsi="Times New Roman" w:cs="Times New Roman"/>
        </w:rPr>
        <w:t xml:space="preserve"> </w:t>
      </w:r>
      <w:r w:rsidRPr="00B05FFC">
        <w:rPr>
          <w:rFonts w:ascii="Times New Roman" w:hAnsi="Times New Roman" w:cs="Times New Roman"/>
        </w:rPr>
        <w:t>employees shall undertake on behalf of MBS hereunder (including but not limited to the Services) shall be in the capacity of an independent contractor and not as an employee or agent of MBS.  It is further understood and agreed that Consultant and its employees shall not be eligible to participate in any MBS employee benefit plans.</w:t>
      </w:r>
    </w:p>
    <w:p w14:paraId="68F6B222" w14:textId="6A7501CB"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Indemnification:</w:t>
      </w:r>
      <w:r w:rsidRPr="00B05FFC">
        <w:rPr>
          <w:rFonts w:ascii="Times New Roman" w:hAnsi="Times New Roman" w:cs="Times New Roman"/>
        </w:rPr>
        <w:br/>
        <w:t>Consultant agrees to defend, indemnify and save MBS harmless from and against any and all claims, injuries, disabilities, losses, fines, penalties, costs, expenses (including attorneys' fees), damages or liabilities based upon damage to or destruction of, any property or injury (including death) that Consultant, any of its employees or any other person may suffer or sustain as a result of any negligent act or omission of Consultant.  For any such damage or injury</w:t>
      </w:r>
      <w:r w:rsidR="00417898" w:rsidRPr="00B05FFC">
        <w:rPr>
          <w:rFonts w:ascii="Times New Roman" w:hAnsi="Times New Roman" w:cs="Times New Roman"/>
        </w:rPr>
        <w:t>,</w:t>
      </w:r>
      <w:r w:rsidRPr="00B05FFC">
        <w:rPr>
          <w:rFonts w:ascii="Times New Roman" w:hAnsi="Times New Roman" w:cs="Times New Roman"/>
        </w:rPr>
        <w:t xml:space="preserve"> Consultant agrees to release and waive and hereby releases and waives all rights of subrogation against MBS possessed by Consultant's insurers.</w:t>
      </w:r>
      <w:r w:rsidR="004E7C9D" w:rsidRPr="00B05FFC">
        <w:rPr>
          <w:rFonts w:ascii="Times New Roman" w:hAnsi="Times New Roman" w:cs="Times New Roman"/>
        </w:rPr>
        <w:t xml:space="preserve"> </w:t>
      </w:r>
    </w:p>
    <w:p w14:paraId="67CE9850" w14:textId="77777777" w:rsid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On-Site Service</w:t>
      </w:r>
      <w:r w:rsidRPr="00B05FFC">
        <w:rPr>
          <w:rFonts w:ascii="Times New Roman" w:hAnsi="Times New Roman" w:cs="Times New Roman"/>
        </w:rPr>
        <w:t>:</w:t>
      </w:r>
    </w:p>
    <w:p w14:paraId="5B1CC2DA" w14:textId="360F02EC"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If Consultant is to perform any of the Services on MBS's premises Consultant agrees that it shall comply with the applicable safety rules and regulations of the particular location where the </w:t>
      </w:r>
      <w:r w:rsidR="00D24E7F">
        <w:rPr>
          <w:rFonts w:ascii="Times New Roman" w:hAnsi="Times New Roman" w:cs="Times New Roman"/>
        </w:rPr>
        <w:t>S</w:t>
      </w:r>
      <w:r w:rsidR="00D24E7F" w:rsidRPr="00B05FFC">
        <w:rPr>
          <w:rFonts w:ascii="Times New Roman" w:hAnsi="Times New Roman" w:cs="Times New Roman"/>
        </w:rPr>
        <w:t xml:space="preserve">ervices </w:t>
      </w:r>
      <w:r w:rsidRPr="00B05FFC">
        <w:rPr>
          <w:rFonts w:ascii="Times New Roman" w:hAnsi="Times New Roman" w:cs="Times New Roman"/>
        </w:rPr>
        <w:t>are to be performed and MBS agrees that said safety rules and regulations shall be made available to Consultant before the commencement of performance of any such services.</w:t>
      </w:r>
    </w:p>
    <w:p w14:paraId="4217CBEE" w14:textId="77777777" w:rsidR="007E3CEE" w:rsidRPr="00D269B8" w:rsidRDefault="007E3CEE" w:rsidP="00B05FFC">
      <w:pPr>
        <w:pStyle w:val="ListParagraph"/>
        <w:numPr>
          <w:ilvl w:val="1"/>
          <w:numId w:val="2"/>
        </w:numPr>
        <w:jc w:val="both"/>
        <w:rPr>
          <w:rFonts w:ascii="Times New Roman" w:hAnsi="Times New Roman" w:cs="Times New Roman"/>
        </w:rPr>
      </w:pPr>
      <w:r w:rsidRPr="00D269B8">
        <w:rPr>
          <w:rFonts w:ascii="Times New Roman" w:hAnsi="Times New Roman" w:cs="Times New Roman"/>
        </w:rPr>
        <w:t>Additionally, it is specifically understood that MBS is an Equal Opportunity Employer and Consultant warrants that Consultant complies with the Fair Labor Standards Act of 1938, as amended. Consultant agrees that if this Agreement is construed to be a subcontract within the meaning of the Rules and Regulations approved by the United States Secretary of Labor pursuant to Executive Order 11246, as amended, the Vietnam Era Veterans Readjustment Act of 1974, as amended, or the Rehabilitation Act of 1973, as amended, or of the regulations issued pursuant to Executive Order 11625, the provisions of the applicable regulations as well as the Equal Opportunity and Nondiscrimination provision of Section 202 of Executive Order 11246 shall be incorporated herein by reference and shall be binding upon Consultant as part of this Agreement.</w:t>
      </w:r>
    </w:p>
    <w:p w14:paraId="25F73943" w14:textId="46C88CE8" w:rsidR="007E3CEE" w:rsidRPr="00D269B8" w:rsidRDefault="007E3CEE" w:rsidP="00B05FFC">
      <w:pPr>
        <w:pStyle w:val="ListParagraph"/>
        <w:numPr>
          <w:ilvl w:val="0"/>
          <w:numId w:val="2"/>
        </w:numPr>
        <w:jc w:val="both"/>
        <w:rPr>
          <w:rFonts w:ascii="Times New Roman" w:hAnsi="Times New Roman" w:cs="Times New Roman"/>
        </w:rPr>
      </w:pPr>
      <w:r w:rsidRPr="00D269B8">
        <w:rPr>
          <w:rFonts w:ascii="Times New Roman" w:hAnsi="Times New Roman" w:cs="Times New Roman"/>
          <w:u w:val="single"/>
        </w:rPr>
        <w:t>Insurance:</w:t>
      </w:r>
      <w:r w:rsidRPr="00D269B8">
        <w:rPr>
          <w:rFonts w:ascii="Times New Roman" w:hAnsi="Times New Roman" w:cs="Times New Roman"/>
        </w:rPr>
        <w:br/>
        <w:t xml:space="preserve">Consultant agrees to carry insurance </w:t>
      </w:r>
      <w:r w:rsidR="00E9728F" w:rsidRPr="00D269B8">
        <w:rPr>
          <w:rFonts w:ascii="Times New Roman" w:hAnsi="Times New Roman" w:cs="Times New Roman"/>
        </w:rPr>
        <w:t>as set forth in the</w:t>
      </w:r>
      <w:r w:rsidRPr="00D269B8">
        <w:rPr>
          <w:rFonts w:ascii="Times New Roman" w:hAnsi="Times New Roman" w:cs="Times New Roman"/>
        </w:rPr>
        <w:t xml:space="preserve"> </w:t>
      </w:r>
      <w:proofErr w:type="spellStart"/>
      <w:r w:rsidRPr="00D269B8">
        <w:rPr>
          <w:rFonts w:ascii="Times New Roman" w:hAnsi="Times New Roman" w:cs="Times New Roman"/>
        </w:rPr>
        <w:t>the</w:t>
      </w:r>
      <w:proofErr w:type="spellEnd"/>
      <w:r w:rsidRPr="00D269B8">
        <w:rPr>
          <w:rFonts w:ascii="Times New Roman" w:hAnsi="Times New Roman" w:cs="Times New Roman"/>
        </w:rPr>
        <w:t xml:space="preserve"> Private Supply Label Agreement</w:t>
      </w:r>
      <w:r w:rsidR="00E9728F" w:rsidRPr="00D269B8">
        <w:rPr>
          <w:rFonts w:ascii="Times New Roman" w:hAnsi="Times New Roman" w:cs="Times New Roman"/>
        </w:rPr>
        <w:t xml:space="preserve"> between Consultant and MBS of even date hereof.  </w:t>
      </w:r>
    </w:p>
    <w:p w14:paraId="53A7BA90" w14:textId="77777777" w:rsidR="00B05FFC" w:rsidRPr="00B05FFC" w:rsidRDefault="007E3CEE" w:rsidP="00B05FFC">
      <w:pPr>
        <w:pStyle w:val="ListParagraph"/>
        <w:numPr>
          <w:ilvl w:val="0"/>
          <w:numId w:val="2"/>
        </w:numPr>
        <w:jc w:val="both"/>
        <w:rPr>
          <w:rFonts w:ascii="Times New Roman" w:hAnsi="Times New Roman" w:cs="Times New Roman"/>
        </w:rPr>
      </w:pPr>
      <w:r w:rsidRPr="00D269B8">
        <w:rPr>
          <w:rFonts w:ascii="Times New Roman" w:hAnsi="Times New Roman" w:cs="Times New Roman"/>
          <w:u w:val="single"/>
        </w:rPr>
        <w:t>Agreement of Consultant Employees:</w:t>
      </w:r>
    </w:p>
    <w:p w14:paraId="185C83FA" w14:textId="4EEC1480"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Consultant agrees that it is a condition precedent to the obligations of this Agreement that it have each employee who will be performing work hereunder sign the Undertaking set forth on </w:t>
      </w:r>
      <w:r w:rsidRPr="00B05FFC">
        <w:rPr>
          <w:rFonts w:ascii="Times New Roman" w:hAnsi="Times New Roman" w:cs="Times New Roman"/>
          <w:b/>
          <w:bCs/>
        </w:rPr>
        <w:t>Exhibit B</w:t>
      </w:r>
      <w:r w:rsidRPr="00B05FFC">
        <w:rPr>
          <w:rFonts w:ascii="Times New Roman" w:hAnsi="Times New Roman" w:cs="Times New Roman"/>
        </w:rPr>
        <w:t xml:space="preserve"> hereto whereby each acknowledges that such employee has read and agrees to be bound by the </w:t>
      </w:r>
      <w:r w:rsidRPr="00B05FFC">
        <w:rPr>
          <w:rFonts w:ascii="Times New Roman" w:hAnsi="Times New Roman" w:cs="Times New Roman"/>
        </w:rPr>
        <w:lastRenderedPageBreak/>
        <w:t xml:space="preserve">provisions of </w:t>
      </w:r>
      <w:r w:rsidRPr="00B05FFC">
        <w:rPr>
          <w:rFonts w:ascii="Times New Roman" w:hAnsi="Times New Roman" w:cs="Times New Roman"/>
          <w:b/>
          <w:bCs/>
        </w:rPr>
        <w:t>Sections 3, 4 and 11</w:t>
      </w:r>
      <w:r w:rsidRPr="00B05FFC">
        <w:rPr>
          <w:rFonts w:ascii="Times New Roman" w:hAnsi="Times New Roman" w:cs="Times New Roman"/>
        </w:rPr>
        <w:t xml:space="preserve"> as if such employee were a party to this Agreement.  Consultant shall have each such employee sign </w:t>
      </w:r>
      <w:r w:rsidRPr="00B05FFC">
        <w:rPr>
          <w:rFonts w:ascii="Times New Roman" w:hAnsi="Times New Roman" w:cs="Times New Roman"/>
          <w:b/>
          <w:bCs/>
        </w:rPr>
        <w:t>Exhibit B</w:t>
      </w:r>
      <w:r w:rsidRPr="00B05FFC">
        <w:rPr>
          <w:rFonts w:ascii="Times New Roman" w:hAnsi="Times New Roman" w:cs="Times New Roman"/>
        </w:rPr>
        <w:t xml:space="preserve"> and shall return to MBS a copy of </w:t>
      </w:r>
      <w:r w:rsidRPr="00B05FFC">
        <w:rPr>
          <w:rFonts w:ascii="Times New Roman" w:hAnsi="Times New Roman" w:cs="Times New Roman"/>
          <w:b/>
          <w:bCs/>
        </w:rPr>
        <w:t>Exhibit B</w:t>
      </w:r>
      <w:r w:rsidRPr="00B05FFC">
        <w:rPr>
          <w:rFonts w:ascii="Times New Roman" w:hAnsi="Times New Roman" w:cs="Times New Roman"/>
        </w:rPr>
        <w:t xml:space="preserve"> with each employee's original signature together with an executed copy of this Agreement.  Consultant shall not assign any employee to the performance of Services hereunder unless such employee has first signed </w:t>
      </w:r>
      <w:r w:rsidRPr="00B05FFC">
        <w:rPr>
          <w:rFonts w:ascii="Times New Roman" w:hAnsi="Times New Roman" w:cs="Times New Roman"/>
          <w:b/>
          <w:bCs/>
        </w:rPr>
        <w:t>Exhibit B</w:t>
      </w:r>
      <w:r w:rsidRPr="00B05FFC">
        <w:rPr>
          <w:rFonts w:ascii="Times New Roman" w:hAnsi="Times New Roman" w:cs="Times New Roman"/>
        </w:rPr>
        <w:t xml:space="preserve">.  If Consultant shall assign any employee to the performance of work hereunder after the date of execution of this Agreement, Consultant shall have such employee sign a copy of </w:t>
      </w:r>
      <w:r w:rsidRPr="00B05FFC">
        <w:rPr>
          <w:rFonts w:ascii="Times New Roman" w:hAnsi="Times New Roman" w:cs="Times New Roman"/>
          <w:b/>
          <w:bCs/>
        </w:rPr>
        <w:t>Exhibit B</w:t>
      </w:r>
      <w:r w:rsidRPr="00B05FFC">
        <w:rPr>
          <w:rFonts w:ascii="Times New Roman" w:hAnsi="Times New Roman" w:cs="Times New Roman"/>
        </w:rPr>
        <w:t xml:space="preserve"> prior to the performance of such work and shall promptly thereafter forward to MBS such copy containing such employee's original signature.</w:t>
      </w:r>
    </w:p>
    <w:p w14:paraId="7DBB9266" w14:textId="16D28044" w:rsidR="00B05FFC" w:rsidRPr="00B05FFC" w:rsidRDefault="00B62223"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Representations and Warranties</w:t>
      </w:r>
      <w:r w:rsidR="007E3CEE" w:rsidRPr="00B05FFC">
        <w:rPr>
          <w:rFonts w:ascii="Times New Roman" w:hAnsi="Times New Roman" w:cs="Times New Roman"/>
          <w:u w:val="single"/>
        </w:rPr>
        <w:t>:</w:t>
      </w:r>
    </w:p>
    <w:p w14:paraId="303FCFFC" w14:textId="70D338DC"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Consultant represents and warrants that:  (a) Services shall be performed utilizing at least the degree of care and skill exercised by diligent and prudent professionals performing similar services on a national basis in accordance with</w:t>
      </w:r>
      <w:r w:rsidR="00441A1C" w:rsidRPr="00B05FFC">
        <w:rPr>
          <w:rFonts w:ascii="Times New Roman" w:hAnsi="Times New Roman" w:cs="Times New Roman"/>
        </w:rPr>
        <w:t xml:space="preserve"> reasonable</w:t>
      </w:r>
      <w:r w:rsidR="0017796C" w:rsidRPr="00B05FFC">
        <w:rPr>
          <w:rFonts w:ascii="Times New Roman" w:hAnsi="Times New Roman" w:cs="Times New Roman"/>
        </w:rPr>
        <w:t xml:space="preserve"> </w:t>
      </w:r>
      <w:r w:rsidRPr="00B05FFC">
        <w:rPr>
          <w:rFonts w:ascii="Times New Roman" w:hAnsi="Times New Roman" w:cs="Times New Roman"/>
        </w:rPr>
        <w:t>industry practices; (b) it has no obligations to any third party which will in any way limit or restrict its ability to perform consulting services (including but not limited to the Services) for MBS hereunder; and (c) it shall not disclose to MBS nor make any use of the trade secrets or proprietary information of any third party in the performance of Services.  Consultant agrees any costs, expenses or damages incurred by MBS associated with a breach of these warranties shall be borne by Consultant and may be offset against any monies owing to Consultant hereunder or otherwise.</w:t>
      </w:r>
    </w:p>
    <w:p w14:paraId="1B1AB8F0"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CONNECTIVITY:</w:t>
      </w:r>
      <w:r w:rsidRPr="00B05FFC">
        <w:rPr>
          <w:rFonts w:ascii="Times New Roman" w:hAnsi="Times New Roman" w:cs="Times New Roman"/>
        </w:rPr>
        <w:t xml:space="preserve">  </w:t>
      </w:r>
      <w:r w:rsidRPr="00B05FFC">
        <w:rPr>
          <w:rFonts w:ascii="Times New Roman" w:hAnsi="Times New Roman" w:cs="Times New Roman"/>
        </w:rPr>
        <w:br/>
        <w:t>MBS acknowledges that in order to provide some of the services, Consultant will require access to data contained in MBS’s computer systems.  MBS agrees to permit such access in a timely manner and on a reasonable basis.  As a condition of such access, Consultant agrees: (</w:t>
      </w:r>
      <w:proofErr w:type="spellStart"/>
      <w:r w:rsidRPr="00B05FFC">
        <w:rPr>
          <w:rFonts w:ascii="Times New Roman" w:hAnsi="Times New Roman" w:cs="Times New Roman"/>
        </w:rPr>
        <w:t>i</w:t>
      </w:r>
      <w:proofErr w:type="spellEnd"/>
      <w:r w:rsidRPr="00B05FFC">
        <w:rPr>
          <w:rFonts w:ascii="Times New Roman" w:hAnsi="Times New Roman" w:cs="Times New Roman"/>
        </w:rPr>
        <w:t xml:space="preserve">) to utilize such access, and any and all data derived therefrom, only for purposes of the Agreement and to treat all data derived therefrom and all passwords and other security information as confidential in accordance with </w:t>
      </w:r>
      <w:r w:rsidRPr="00B05FFC">
        <w:rPr>
          <w:rFonts w:ascii="Times New Roman" w:hAnsi="Times New Roman" w:cs="Times New Roman"/>
          <w:b/>
          <w:bCs/>
        </w:rPr>
        <w:t>Section 3</w:t>
      </w:r>
      <w:r w:rsidRPr="00B05FFC">
        <w:rPr>
          <w:rFonts w:ascii="Times New Roman" w:hAnsi="Times New Roman" w:cs="Times New Roman"/>
        </w:rPr>
        <w:t>; (ii) not to access, or attempt to access, any unauthorized programs or data; and (iii) to comply with all MBS security procedures and other policies of MBS relating to such access, as such may be amended from time to time.</w:t>
      </w:r>
    </w:p>
    <w:p w14:paraId="6B35801D" w14:textId="77777777" w:rsidR="007E3CEE" w:rsidRPr="00B05FFC" w:rsidRDefault="007E3CEE" w:rsidP="00B05FFC">
      <w:pPr>
        <w:pStyle w:val="ListParagraph"/>
        <w:numPr>
          <w:ilvl w:val="1"/>
          <w:numId w:val="2"/>
        </w:numPr>
        <w:jc w:val="both"/>
        <w:rPr>
          <w:rFonts w:ascii="Times New Roman" w:hAnsi="Times New Roman" w:cs="Times New Roman"/>
        </w:rPr>
      </w:pPr>
      <w:r w:rsidRPr="00B05FFC">
        <w:rPr>
          <w:rFonts w:ascii="Times New Roman" w:hAnsi="Times New Roman" w:cs="Times New Roman"/>
        </w:rPr>
        <w:t>The parties do not intend to provide access by MBS to Consultant’s internal networks.  Accordingly, MBS recommends that any workstation used by Consultant in obtaining access to MBS’s computer systems not be connected at such time to Consultant’s internal networks or any other data networks.  However, if any workstation used by Consultant in obtaining access to MBS’s computer systems is connected simultaneously to any other network, or if Consultant connects MBS’s network directly to a Consultant network (which shall be done only with MBS’s prior knowledge and approval), Consultant agrees to implement appropriate security measures, such as a router or firewall with appropriate programming, to prevent unauthorized traffic in either direction across any such connection.</w:t>
      </w:r>
    </w:p>
    <w:p w14:paraId="7E80C9D3"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 xml:space="preserve">Tax: </w:t>
      </w:r>
      <w:r w:rsidRPr="00B05FFC">
        <w:rPr>
          <w:rFonts w:ascii="Times New Roman" w:hAnsi="Times New Roman" w:cs="Times New Roman"/>
          <w:u w:val="single"/>
        </w:rPr>
        <w:br/>
      </w:r>
      <w:r w:rsidRPr="00B05FFC">
        <w:rPr>
          <w:rFonts w:ascii="Times New Roman" w:hAnsi="Times New Roman" w:cs="Times New Roman"/>
        </w:rPr>
        <w:t>Any tax or other governmental charges that apply to this Agreement or the compensation payable to Consultant hereunder are conclusively presumed to be included in such compensation and accordingly, any such tax or governmental charge shall not be added to any invoice submitted by Consultant.</w:t>
      </w:r>
    </w:p>
    <w:p w14:paraId="02AB2FA5" w14:textId="77777777" w:rsidR="00B05FFC"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Transfer of Agreement:</w:t>
      </w:r>
    </w:p>
    <w:p w14:paraId="2DCB9612" w14:textId="246DEC40"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This Agreement is personal to Consultant.  Consultant may not transfer, delegate or assign this Agreement or any of its rights or obligations, whether by operation of law or otherwise, without the prior written consent of MBS.  This Agreement shall be binding upon and shall inure to the benefit of each of the parties and their permitted successors and assigns.  MBS may at any time </w:t>
      </w:r>
      <w:r w:rsidRPr="00B05FFC">
        <w:rPr>
          <w:rFonts w:ascii="Times New Roman" w:hAnsi="Times New Roman" w:cs="Times New Roman"/>
        </w:rPr>
        <w:lastRenderedPageBreak/>
        <w:t>during the term of this Agreement, assign all or part of its rights, duties or obligations under this Agreement to any person or entity controlled by, under common control with or controlling MBS, provided that MBS shall provide advance written notice thereof to Consultant.</w:t>
      </w:r>
    </w:p>
    <w:p w14:paraId="7648F219"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Misconduct:</w:t>
      </w:r>
      <w:r w:rsidRPr="00B05FFC">
        <w:rPr>
          <w:rFonts w:ascii="Times New Roman" w:hAnsi="Times New Roman" w:cs="Times New Roman"/>
        </w:rPr>
        <w:br/>
        <w:t>When Consultant has reasonable grounds to believe that a MBS or Consultant employee, subcontractor or subcontractor employee, directly or indirectly, solicited, accepted or attempted to accept any money, fee, gratuity, offer or promise of future employment or business opportunity, or thing of value of any kind for the purpose of improperly obtaining or rewarding favorable treatment in connection with a contract or subcontract associated with MBS, Consultant shall promptly report in detail the possible misconduct to MBS.</w:t>
      </w:r>
    </w:p>
    <w:p w14:paraId="267811AA" w14:textId="77777777" w:rsidR="00B05FFC"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Rules &amp; Regulations:</w:t>
      </w:r>
    </w:p>
    <w:p w14:paraId="677CA6CF" w14:textId="7FD33D01"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Consultant shall at all times, to the extent they apply, comply with the rules, regulations, policies and guidelines which are established by MBS and made available to Consultant relating to:  (</w:t>
      </w:r>
      <w:proofErr w:type="spellStart"/>
      <w:r w:rsidRPr="00B05FFC">
        <w:rPr>
          <w:rFonts w:ascii="Times New Roman" w:hAnsi="Times New Roman" w:cs="Times New Roman"/>
        </w:rPr>
        <w:t>i</w:t>
      </w:r>
      <w:proofErr w:type="spellEnd"/>
      <w:r w:rsidRPr="00B05FFC">
        <w:rPr>
          <w:rFonts w:ascii="Times New Roman" w:hAnsi="Times New Roman" w:cs="Times New Roman"/>
        </w:rPr>
        <w:t>) the provision of services at the MBS facility(</w:t>
      </w:r>
      <w:proofErr w:type="spellStart"/>
      <w:r w:rsidRPr="00B05FFC">
        <w:rPr>
          <w:rFonts w:ascii="Times New Roman" w:hAnsi="Times New Roman" w:cs="Times New Roman"/>
        </w:rPr>
        <w:t>ies</w:t>
      </w:r>
      <w:proofErr w:type="spellEnd"/>
      <w:r w:rsidRPr="00B05FFC">
        <w:rPr>
          <w:rFonts w:ascii="Times New Roman" w:hAnsi="Times New Roman" w:cs="Times New Roman"/>
        </w:rPr>
        <w:t>) at which the Services are or will be performed and (ii) the provision of Services for MBS generally and which are not related to the provision of services on MBS premises or at a particular MBS facility (collectively, the "</w:t>
      </w:r>
      <w:r w:rsidRPr="00B05FFC">
        <w:rPr>
          <w:rFonts w:ascii="Times New Roman" w:hAnsi="Times New Roman" w:cs="Times New Roman"/>
          <w:b/>
          <w:bCs/>
        </w:rPr>
        <w:t>MBS Requirements</w:t>
      </w:r>
      <w:r w:rsidRPr="00B05FFC">
        <w:rPr>
          <w:rFonts w:ascii="Times New Roman" w:hAnsi="Times New Roman" w:cs="Times New Roman"/>
        </w:rPr>
        <w:t>").  MBS Requirements may include, among other things, rules and regulations with respect to safety, health, environment, security and orderly operation, MBS’s contractor management requirements and protection of MBS's confidential business information.  MBS may amend or add to the MBS Requirements from time to time as it deems appropriate.  MBS will make available to Consultant the current MBS Requirements and any amended or additional MBS Requirements.</w:t>
      </w:r>
    </w:p>
    <w:p w14:paraId="34184B9C" w14:textId="0C1ABE28" w:rsidR="007E3CEE" w:rsidRPr="00B05FFC" w:rsidRDefault="005C2F73"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Disputes</w:t>
      </w:r>
      <w:r w:rsidR="007E3CEE" w:rsidRPr="00B05FFC">
        <w:rPr>
          <w:rFonts w:ascii="Times New Roman" w:hAnsi="Times New Roman" w:cs="Times New Roman"/>
          <w:u w:val="single"/>
        </w:rPr>
        <w:t>:</w:t>
      </w:r>
      <w:r w:rsidR="007E3CEE" w:rsidRPr="00B05FFC">
        <w:rPr>
          <w:rFonts w:ascii="Times New Roman" w:hAnsi="Times New Roman" w:cs="Times New Roman"/>
          <w:u w:val="single"/>
        </w:rPr>
        <w:br/>
      </w:r>
      <w:r w:rsidR="007E3CEE" w:rsidRPr="00B05FFC">
        <w:rPr>
          <w:rFonts w:ascii="Times New Roman" w:hAnsi="Times New Roman" w:cs="Times New Roman"/>
        </w:rPr>
        <w:t>Disputes about this agreement will be handled as described in the Sub-License Agreement</w:t>
      </w:r>
      <w:r w:rsidR="000D64F2">
        <w:rPr>
          <w:rFonts w:ascii="Times New Roman" w:hAnsi="Times New Roman" w:cs="Times New Roman"/>
        </w:rPr>
        <w:t>.</w:t>
      </w:r>
      <w:r w:rsidR="003F65CA" w:rsidRPr="00B05FFC">
        <w:rPr>
          <w:rFonts w:ascii="Times New Roman" w:hAnsi="Times New Roman" w:cs="Times New Roman"/>
        </w:rPr>
        <w:t xml:space="preserve"> </w:t>
      </w:r>
      <w:r w:rsidR="00180DBE" w:rsidRPr="00B05FFC">
        <w:rPr>
          <w:rFonts w:ascii="Times New Roman" w:hAnsi="Times New Roman" w:cs="Times New Roman"/>
        </w:rPr>
        <w:t xml:space="preserve">  </w:t>
      </w:r>
    </w:p>
    <w:p w14:paraId="208DC5A1" w14:textId="4F9A6D48" w:rsidR="00B05FFC" w:rsidRPr="00E750AA" w:rsidRDefault="000A4EEB" w:rsidP="00B05FFC">
      <w:pPr>
        <w:pStyle w:val="ListParagraph"/>
        <w:numPr>
          <w:ilvl w:val="0"/>
          <w:numId w:val="2"/>
        </w:numPr>
        <w:jc w:val="both"/>
        <w:rPr>
          <w:rFonts w:ascii="Times New Roman" w:hAnsi="Times New Roman" w:cs="Times New Roman"/>
        </w:rPr>
      </w:pPr>
      <w:r w:rsidRPr="00E750AA">
        <w:rPr>
          <w:rFonts w:ascii="Times New Roman" w:hAnsi="Times New Roman" w:cs="Times New Roman"/>
          <w:u w:val="single"/>
        </w:rPr>
        <w:t>Entire Agreement</w:t>
      </w:r>
      <w:r w:rsidR="00B05FFC" w:rsidRPr="00E750AA">
        <w:rPr>
          <w:rFonts w:ascii="Times New Roman" w:hAnsi="Times New Roman" w:cs="Times New Roman"/>
          <w:u w:val="single"/>
        </w:rPr>
        <w:t>:</w:t>
      </w:r>
    </w:p>
    <w:p w14:paraId="367938BB" w14:textId="33FF003D" w:rsidR="00486A63" w:rsidRPr="00B05FFC" w:rsidRDefault="007A13C8" w:rsidP="00B05FFC">
      <w:pPr>
        <w:pStyle w:val="ListParagraph"/>
        <w:jc w:val="both"/>
        <w:rPr>
          <w:rFonts w:ascii="Times New Roman" w:hAnsi="Times New Roman" w:cs="Times New Roman"/>
          <w:highlight w:val="yellow"/>
        </w:rPr>
      </w:pPr>
      <w:r w:rsidRPr="00E750AA">
        <w:rPr>
          <w:rFonts w:ascii="Times New Roman" w:hAnsi="Times New Roman" w:cs="Times New Roman"/>
        </w:rPr>
        <w:t>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 will control.</w:t>
      </w:r>
      <w:r w:rsidR="00AE52FF" w:rsidRPr="00B05FFC">
        <w:rPr>
          <w:rFonts w:ascii="Times New Roman" w:hAnsi="Times New Roman" w:cs="Times New Roman"/>
        </w:rPr>
        <w:t xml:space="preserve"> </w:t>
      </w:r>
      <w:r w:rsidR="00402F0A" w:rsidRPr="00B05FFC">
        <w:rPr>
          <w:rFonts w:ascii="Times New Roman" w:hAnsi="Times New Roman" w:cs="Times New Roman"/>
        </w:rPr>
        <w:t xml:space="preserve">Further, the parties acknowledge that this Agreement should be read in conjunction with the agreements listed as Reference Documents on page 1 hereof which shall be read and applied as consistent with one another to the fullest extent possible.  Should there be a material deviation between this Agreement and the </w:t>
      </w:r>
      <w:r w:rsidR="00EC0EF1" w:rsidRPr="00B05FFC">
        <w:rPr>
          <w:rFonts w:ascii="Times New Roman" w:hAnsi="Times New Roman" w:cs="Times New Roman"/>
        </w:rPr>
        <w:t>Sub</w:t>
      </w:r>
      <w:r w:rsidR="00EC0EF1">
        <w:rPr>
          <w:rFonts w:ascii="Times New Roman" w:hAnsi="Times New Roman" w:cs="Times New Roman"/>
        </w:rPr>
        <w:t>-L</w:t>
      </w:r>
      <w:r w:rsidR="00EC0EF1" w:rsidRPr="00B05FFC">
        <w:rPr>
          <w:rFonts w:ascii="Times New Roman" w:hAnsi="Times New Roman" w:cs="Times New Roman"/>
        </w:rPr>
        <w:t xml:space="preserve">icense </w:t>
      </w:r>
      <w:r w:rsidR="00402F0A" w:rsidRPr="00B05FFC">
        <w:rPr>
          <w:rFonts w:ascii="Times New Roman" w:hAnsi="Times New Roman" w:cs="Times New Roman"/>
        </w:rPr>
        <w:t xml:space="preserve">Agreement, the </w:t>
      </w:r>
      <w:r w:rsidR="00EC0EF1">
        <w:rPr>
          <w:rFonts w:ascii="Times New Roman" w:hAnsi="Times New Roman" w:cs="Times New Roman"/>
        </w:rPr>
        <w:t xml:space="preserve">Sub-License Agreement will </w:t>
      </w:r>
      <w:r w:rsidR="00402F0A" w:rsidRPr="00B05FFC">
        <w:rPr>
          <w:rFonts w:ascii="Times New Roman" w:hAnsi="Times New Roman" w:cs="Times New Roman"/>
        </w:rPr>
        <w:t>control.</w:t>
      </w:r>
      <w:r w:rsidR="00AE52FF" w:rsidRPr="00B05FFC">
        <w:rPr>
          <w:rFonts w:ascii="Times New Roman" w:hAnsi="Times New Roman" w:cs="Times New Roman"/>
        </w:rPr>
        <w:t xml:space="preserve"> </w:t>
      </w:r>
    </w:p>
    <w:p w14:paraId="4D21C96F" w14:textId="243993BF" w:rsidR="00B05FFC" w:rsidRPr="00B05FFC" w:rsidRDefault="00486A63"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t>Validity and Enforceability</w:t>
      </w:r>
      <w:r w:rsidR="00B05FFC" w:rsidRPr="00B05FFC">
        <w:rPr>
          <w:rFonts w:ascii="Times New Roman" w:hAnsi="Times New Roman" w:cs="Times New Roman"/>
          <w:u w:val="single"/>
        </w:rPr>
        <w:t>:</w:t>
      </w:r>
    </w:p>
    <w:p w14:paraId="26F2CF49" w14:textId="77777777" w:rsidR="00B05FFC" w:rsidRDefault="004D4EC2" w:rsidP="00B05FFC">
      <w:pPr>
        <w:pStyle w:val="ListParagraph"/>
        <w:spacing w:line="240" w:lineRule="auto"/>
        <w:jc w:val="both"/>
        <w:rPr>
          <w:rFonts w:ascii="Times New Roman" w:hAnsi="Times New Roman" w:cs="Times New Roman"/>
        </w:rPr>
      </w:pPr>
      <w:r w:rsidRPr="00B05FFC">
        <w:rPr>
          <w:rFonts w:ascii="Times New Roman" w:hAnsi="Times New Roman" w:cs="Times New Roman"/>
        </w:rPr>
        <w:t>The invalidity or unenforceability of any provision of this Agreement will not affect the validity of the remainder of this Agreement.  In such event, the parties will replace the invalid or unenforceable provision with an enforceable provision which has substantially the same economic affect.</w:t>
      </w:r>
    </w:p>
    <w:p w14:paraId="2FE77DFD" w14:textId="68595C6F" w:rsidR="00B05FFC" w:rsidRPr="00B05FFC" w:rsidRDefault="00300B85"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t>Modification</w:t>
      </w:r>
      <w:r w:rsidR="00B05FFC" w:rsidRPr="00B05FFC">
        <w:rPr>
          <w:rFonts w:ascii="Times New Roman" w:hAnsi="Times New Roman" w:cs="Times New Roman"/>
          <w:u w:val="single"/>
        </w:rPr>
        <w:t>:</w:t>
      </w:r>
    </w:p>
    <w:p w14:paraId="082E046F" w14:textId="42777587" w:rsidR="00300B85" w:rsidRDefault="00243C70" w:rsidP="00B05FFC">
      <w:pPr>
        <w:pStyle w:val="ListParagraph"/>
        <w:jc w:val="both"/>
        <w:rPr>
          <w:rFonts w:ascii="Times New Roman" w:hAnsi="Times New Roman" w:cs="Times New Roman"/>
        </w:rPr>
      </w:pPr>
      <w:r w:rsidRPr="00B05FFC">
        <w:rPr>
          <w:rFonts w:ascii="Times New Roman" w:hAnsi="Times New Roman" w:cs="Times New Roman"/>
        </w:rPr>
        <w:t>This Agreement may only be modified by written instrument signed by both parties.</w:t>
      </w:r>
    </w:p>
    <w:p w14:paraId="7BE49A99" w14:textId="77777777" w:rsidR="00B05FFC" w:rsidRPr="00B05FFC" w:rsidRDefault="00B05FFC" w:rsidP="00B05FFC">
      <w:pPr>
        <w:pStyle w:val="ListParagraph"/>
        <w:jc w:val="both"/>
        <w:rPr>
          <w:rFonts w:ascii="Times New Roman" w:hAnsi="Times New Roman" w:cs="Times New Roman"/>
          <w:u w:val="single"/>
        </w:rPr>
      </w:pPr>
    </w:p>
    <w:p w14:paraId="4ADC88E0" w14:textId="77777777" w:rsidR="00B05FFC" w:rsidRDefault="00243C70"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t>Waiver</w:t>
      </w:r>
      <w:r w:rsidR="00B05FFC" w:rsidRPr="00B05FFC">
        <w:rPr>
          <w:rFonts w:ascii="Times New Roman" w:hAnsi="Times New Roman" w:cs="Times New Roman"/>
          <w:u w:val="single"/>
        </w:rPr>
        <w:t>:</w:t>
      </w:r>
    </w:p>
    <w:p w14:paraId="6F06DD0E" w14:textId="62900A00" w:rsidR="00243C70" w:rsidRPr="00B05FFC" w:rsidRDefault="001062DA" w:rsidP="00B05FFC">
      <w:pPr>
        <w:pStyle w:val="ListParagraph"/>
        <w:jc w:val="both"/>
        <w:rPr>
          <w:rFonts w:ascii="Times New Roman" w:hAnsi="Times New Roman" w:cs="Times New Roman"/>
          <w:u w:val="single"/>
        </w:rPr>
      </w:pPr>
      <w:r w:rsidRPr="00B05FFC">
        <w:rPr>
          <w:rFonts w:ascii="Times New Roman" w:hAnsi="Times New Roman" w:cs="Times New Roman"/>
        </w:rPr>
        <w:t>No act, omission or oral statement by either party will constitute a waiver any right under this Agreement unless confirmed in writing by the waiving party.  No such waiver by either party will be deemed to be a waiver of any subsequent enforcement of any previously waived term or condition of this Agreement or any subsequent breach of this Agreement unless specifically so stated in writing.</w:t>
      </w:r>
    </w:p>
    <w:p w14:paraId="2B556B38" w14:textId="77777777" w:rsidR="00E141F6" w:rsidRDefault="00E141F6" w:rsidP="00E141F6">
      <w:pPr>
        <w:jc w:val="both"/>
        <w:rPr>
          <w:rFonts w:ascii="Times New Roman" w:hAnsi="Times New Roman" w:cs="Times New Roman"/>
        </w:rPr>
      </w:pPr>
    </w:p>
    <w:p w14:paraId="22BF0F1E" w14:textId="431F859B" w:rsidR="007E3CEE" w:rsidRPr="00B05FFC" w:rsidRDefault="007E3CEE" w:rsidP="00E141F6">
      <w:pPr>
        <w:jc w:val="both"/>
        <w:rPr>
          <w:rFonts w:ascii="Times New Roman" w:hAnsi="Times New Roman" w:cs="Times New Roman"/>
        </w:rPr>
      </w:pPr>
      <w:r w:rsidRPr="00E141F6">
        <w:rPr>
          <w:rFonts w:ascii="Times New Roman" w:hAnsi="Times New Roman" w:cs="Times New Roman"/>
          <w:b/>
          <w:bCs/>
        </w:rPr>
        <w:t>IN WITNESS WHEREOF,</w:t>
      </w:r>
      <w:r w:rsidRPr="00B05FFC">
        <w:rPr>
          <w:rFonts w:ascii="Times New Roman" w:hAnsi="Times New Roman" w:cs="Times New Roman"/>
        </w:rPr>
        <w:t xml:space="preserve"> the parties hereto have caused their duly authorized representatives to sign this Agreement as of the Effective Date.</w:t>
      </w:r>
    </w:p>
    <w:p w14:paraId="16B3BF87" w14:textId="77777777" w:rsidR="007E3CEE" w:rsidRPr="00B05FFC" w:rsidRDefault="007E3CEE" w:rsidP="00B05FFC">
      <w:pPr>
        <w:pStyle w:val="p16"/>
        <w:tabs>
          <w:tab w:val="clear" w:pos="380"/>
          <w:tab w:val="left" w:pos="2400"/>
          <w:tab w:val="left" w:pos="2640"/>
          <w:tab w:val="left" w:pos="5040"/>
        </w:tabs>
        <w:suppressAutoHyphens/>
        <w:spacing w:line="200" w:lineRule="exact"/>
        <w:ind w:left="0" w:firstLine="0"/>
        <w:jc w:val="both"/>
        <w:rPr>
          <w:rFonts w:eastAsiaTheme="minorHAnsi"/>
          <w:sz w:val="22"/>
          <w:szCs w:val="22"/>
        </w:rPr>
      </w:pPr>
    </w:p>
    <w:p w14:paraId="0B829CC2" w14:textId="0A397F1F" w:rsidR="00E141F6" w:rsidRPr="00F67DB2" w:rsidRDefault="00E141F6" w:rsidP="00E141F6">
      <w:pPr>
        <w:jc w:val="both"/>
        <w:rPr>
          <w:rFonts w:ascii="Times New Roman" w:hAnsi="Times New Roman" w:cs="Times New Roman"/>
          <w:spacing w:val="-4"/>
          <w:u w:val="single"/>
        </w:rPr>
      </w:pPr>
      <w:r w:rsidRPr="00F67DB2">
        <w:rPr>
          <w:rFonts w:ascii="Times New Roman" w:hAnsi="Times New Roman" w:cs="Times New Roman"/>
          <w:spacing w:val="-4"/>
        </w:rPr>
        <w:t>SOYLEI INNOVATIONS</w:t>
      </w:r>
      <w:r w:rsidR="00A34E28">
        <w:rPr>
          <w:rFonts w:ascii="Times New Roman" w:hAnsi="Times New Roman" w:cs="Times New Roman"/>
          <w:spacing w:val="-4"/>
        </w:rPr>
        <w:t xml:space="preserve"> LLC</w:t>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bCs/>
          <w:spacing w:val="12"/>
        </w:rPr>
        <w:t>MASTER BUILDERS SOLUTIONS US LLC</w:t>
      </w:r>
    </w:p>
    <w:p w14:paraId="2CC47075" w14:textId="5E948F10"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w:t>
      </w:r>
      <w:r w:rsidR="0074120D">
        <w:rPr>
          <w:rFonts w:ascii="Times New Roman" w:hAnsi="Times New Roman" w:cs="Times New Roman"/>
          <w:spacing w:val="12"/>
        </w:rPr>
        <w:t>Consultant</w:t>
      </w:r>
      <w:r w:rsidRPr="00F67DB2">
        <w:rPr>
          <w:rFonts w:ascii="Times New Roman" w:hAnsi="Times New Roman" w:cs="Times New Roman"/>
          <w:spacing w:val="12"/>
        </w:rPr>
        <w:t>”)</w:t>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t>(“</w:t>
      </w:r>
      <w:r w:rsidR="0074120D">
        <w:rPr>
          <w:rFonts w:ascii="Times New Roman" w:hAnsi="Times New Roman" w:cs="Times New Roman"/>
          <w:spacing w:val="12"/>
        </w:rPr>
        <w:t>MBS</w:t>
      </w:r>
      <w:r w:rsidRPr="00F67DB2">
        <w:rPr>
          <w:rFonts w:ascii="Times New Roman" w:hAnsi="Times New Roman" w:cs="Times New Roman"/>
          <w:spacing w:val="12"/>
        </w:rPr>
        <w:t>”)</w:t>
      </w:r>
    </w:p>
    <w:p w14:paraId="071AF1E7" w14:textId="77777777" w:rsidR="00E141F6" w:rsidRPr="00F67DB2" w:rsidRDefault="00E141F6" w:rsidP="00E141F6">
      <w:pPr>
        <w:jc w:val="both"/>
        <w:rPr>
          <w:rFonts w:ascii="Times New Roman" w:hAnsi="Times New Roman" w:cs="Times New Roman"/>
          <w:spacing w:val="12"/>
        </w:rPr>
      </w:pPr>
    </w:p>
    <w:p w14:paraId="2FBEE3A4" w14:textId="3BA10289" w:rsidR="00E141F6" w:rsidRPr="00F67DB2" w:rsidRDefault="00E141F6" w:rsidP="00E141F6">
      <w:pPr>
        <w:jc w:val="both"/>
        <w:rPr>
          <w:rFonts w:ascii="Times New Roman" w:hAnsi="Times New Roman" w:cs="Times New Roman"/>
          <w:spacing w:val="12"/>
          <w:u w:val="single"/>
        </w:rPr>
      </w:pPr>
      <w:r w:rsidRPr="00F67DB2">
        <w:rPr>
          <w:rFonts w:ascii="Times New Roman" w:hAnsi="Times New Roman" w:cs="Times New Roman"/>
          <w:spacing w:val="12"/>
        </w:rPr>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492FD14F" w14:textId="77777777" w:rsidR="00E141F6" w:rsidRPr="00F67DB2" w:rsidRDefault="00E141F6" w:rsidP="00E141F6">
      <w:pPr>
        <w:jc w:val="both"/>
        <w:rPr>
          <w:rFonts w:ascii="Times New Roman" w:hAnsi="Times New Roman" w:cs="Times New Roman"/>
          <w:spacing w:val="12"/>
        </w:rPr>
      </w:pPr>
    </w:p>
    <w:p w14:paraId="4A7DAF85" w14:textId="2AEB21FB"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52C369C4" w14:textId="77777777" w:rsidR="00E141F6" w:rsidRPr="00F67DB2" w:rsidRDefault="00E141F6" w:rsidP="00E141F6">
      <w:pPr>
        <w:jc w:val="both"/>
        <w:rPr>
          <w:rFonts w:ascii="Times New Roman" w:hAnsi="Times New Roman" w:cs="Times New Roman"/>
          <w:spacing w:val="12"/>
        </w:rPr>
      </w:pPr>
    </w:p>
    <w:p w14:paraId="2DBD65FC" w14:textId="4D84707F" w:rsidR="00E141F6" w:rsidRPr="00F67DB2" w:rsidRDefault="00E141F6" w:rsidP="00E141F6">
      <w:pPr>
        <w:jc w:val="both"/>
        <w:rPr>
          <w:rFonts w:ascii="Times New Roman" w:hAnsi="Times New Roman" w:cs="Times New Roman"/>
          <w:spacing w:val="12"/>
          <w:u w:val="single"/>
        </w:rPr>
      </w:pPr>
      <w:r w:rsidRPr="00F67DB2">
        <w:rPr>
          <w:rFonts w:ascii="Times New Roman" w:hAnsi="Times New Roman" w:cs="Times New Roman"/>
          <w:spacing w:val="12"/>
        </w:rPr>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Title:</w:t>
      </w:r>
      <w:r w:rsidRPr="00F67DB2">
        <w:rPr>
          <w:rFonts w:ascii="Times New Roman" w:hAnsi="Times New Roman" w:cs="Times New Roman"/>
          <w:spacing w:val="12"/>
          <w:u w:val="single"/>
        </w:rPr>
        <w:tab/>
      </w:r>
      <w:r w:rsidR="00A34E28">
        <w:rPr>
          <w:rFonts w:ascii="Times New Roman" w:hAnsi="Times New Roman" w:cs="Times New Roman"/>
          <w:spacing w:val="12"/>
          <w:u w:val="single"/>
        </w:rPr>
        <w:t xml:space="preserve">        </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00A34E28">
        <w:rPr>
          <w:rFonts w:ascii="Times New Roman" w:hAnsi="Times New Roman" w:cs="Times New Roman"/>
          <w:spacing w:val="12"/>
          <w:u w:val="single"/>
        </w:rPr>
        <w:t xml:space="preserve">     </w:t>
      </w:r>
      <w:r w:rsidRPr="00F67DB2">
        <w:rPr>
          <w:rFonts w:ascii="Times New Roman" w:hAnsi="Times New Roman" w:cs="Times New Roman"/>
          <w:spacing w:val="12"/>
          <w:u w:val="single"/>
        </w:rPr>
        <w:tab/>
      </w:r>
      <w:r>
        <w:rPr>
          <w:rFonts w:ascii="Times New Roman" w:hAnsi="Times New Roman" w:cs="Times New Roman"/>
          <w:spacing w:val="12"/>
          <w:u w:val="single"/>
        </w:rPr>
        <w:t xml:space="preserve">        </w:t>
      </w:r>
      <w:r w:rsidRPr="00F67DB2">
        <w:rPr>
          <w:rFonts w:ascii="Times New Roman" w:hAnsi="Times New Roman" w:cs="Times New Roman"/>
          <w:spacing w:val="12"/>
          <w:u w:val="single"/>
        </w:rPr>
        <w:tab/>
      </w:r>
    </w:p>
    <w:p w14:paraId="55FE4FF5" w14:textId="77777777" w:rsidR="00E141F6" w:rsidRPr="00F67DB2" w:rsidRDefault="00E141F6" w:rsidP="00E141F6">
      <w:pPr>
        <w:jc w:val="both"/>
        <w:rPr>
          <w:rFonts w:ascii="Times New Roman" w:hAnsi="Times New Roman" w:cs="Times New Roman"/>
          <w:spacing w:val="12"/>
        </w:rPr>
      </w:pPr>
    </w:p>
    <w:p w14:paraId="184E5AEC" w14:textId="5ACE8075"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1102DF50" w14:textId="77777777" w:rsidR="00E141F6" w:rsidRPr="00F67DB2" w:rsidRDefault="00E141F6" w:rsidP="00E141F6">
      <w:pPr>
        <w:jc w:val="both"/>
        <w:rPr>
          <w:rFonts w:ascii="Times New Roman" w:hAnsi="Times New Roman" w:cs="Times New Roman"/>
        </w:rPr>
      </w:pPr>
    </w:p>
    <w:p w14:paraId="374053A7" w14:textId="6AE26D29" w:rsidR="007E3CEE" w:rsidRPr="00B05FFC" w:rsidRDefault="007E3CEE" w:rsidP="00B05FFC">
      <w:pPr>
        <w:pStyle w:val="p17"/>
        <w:keepLines/>
        <w:tabs>
          <w:tab w:val="clear" w:pos="2820"/>
        </w:tabs>
        <w:suppressAutoHyphens/>
        <w:ind w:left="0" w:hanging="24"/>
        <w:jc w:val="both"/>
        <w:rPr>
          <w:rFonts w:eastAsiaTheme="minorHAnsi"/>
          <w:sz w:val="22"/>
          <w:szCs w:val="22"/>
        </w:rPr>
      </w:pP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p>
    <w:p w14:paraId="39D5FD05" w14:textId="77777777" w:rsidR="007E3CEE" w:rsidRPr="00B05FFC" w:rsidRDefault="007E3CEE" w:rsidP="00B05FFC">
      <w:pPr>
        <w:pStyle w:val="p17"/>
        <w:tabs>
          <w:tab w:val="clear" w:pos="2820"/>
        </w:tabs>
        <w:suppressAutoHyphens/>
        <w:spacing w:line="200" w:lineRule="exact"/>
        <w:ind w:left="0" w:hanging="24"/>
        <w:jc w:val="both"/>
        <w:rPr>
          <w:rFonts w:eastAsiaTheme="minorHAnsi"/>
          <w:sz w:val="22"/>
          <w:szCs w:val="22"/>
        </w:rPr>
      </w:pPr>
      <w:r w:rsidRPr="00B05FFC">
        <w:rPr>
          <w:rFonts w:eastAsiaTheme="minorHAnsi"/>
          <w:sz w:val="22"/>
          <w:szCs w:val="22"/>
        </w:rPr>
        <w:br w:type="page"/>
      </w:r>
    </w:p>
    <w:p w14:paraId="61586A01" w14:textId="77777777" w:rsidR="007E3CEE" w:rsidRPr="007A69AA" w:rsidRDefault="007E3CEE" w:rsidP="007A69AA">
      <w:pPr>
        <w:tabs>
          <w:tab w:val="left" w:pos="2820"/>
        </w:tabs>
        <w:suppressAutoHyphens/>
        <w:spacing w:line="200" w:lineRule="exact"/>
        <w:jc w:val="both"/>
        <w:rPr>
          <w:rFonts w:ascii="Times New Roman" w:hAnsi="Times New Roman" w:cs="Times New Roman"/>
          <w:b/>
          <w:bCs/>
        </w:rPr>
      </w:pPr>
      <w:r w:rsidRPr="007A69AA">
        <w:rPr>
          <w:rFonts w:ascii="Times New Roman" w:hAnsi="Times New Roman" w:cs="Times New Roman"/>
          <w:b/>
          <w:bCs/>
        </w:rPr>
        <w:lastRenderedPageBreak/>
        <w:t>EXHIBIT A</w:t>
      </w:r>
    </w:p>
    <w:p w14:paraId="17E78341" w14:textId="77777777" w:rsidR="007E3CEE" w:rsidRPr="007A69AA" w:rsidRDefault="007E3CEE" w:rsidP="007A69AA">
      <w:pPr>
        <w:tabs>
          <w:tab w:val="left" w:pos="2820"/>
        </w:tabs>
        <w:suppressAutoHyphens/>
        <w:spacing w:line="200" w:lineRule="exact"/>
        <w:jc w:val="both"/>
        <w:rPr>
          <w:rFonts w:ascii="Times New Roman" w:hAnsi="Times New Roman" w:cs="Times New Roman"/>
          <w:b/>
          <w:bCs/>
          <w:u w:val="single"/>
        </w:rPr>
      </w:pPr>
      <w:r w:rsidRPr="007A69AA">
        <w:rPr>
          <w:rFonts w:ascii="Times New Roman" w:hAnsi="Times New Roman" w:cs="Times New Roman"/>
          <w:b/>
          <w:bCs/>
          <w:u w:val="single"/>
        </w:rPr>
        <w:t>SCOPE OF WORK</w:t>
      </w:r>
    </w:p>
    <w:p w14:paraId="365FF62C" w14:textId="77777777" w:rsidR="007E3CEE" w:rsidRPr="007A69AA" w:rsidRDefault="007E3CEE" w:rsidP="007A69AA">
      <w:pPr>
        <w:tabs>
          <w:tab w:val="left" w:pos="780"/>
        </w:tabs>
        <w:suppressAutoHyphens/>
        <w:spacing w:line="240" w:lineRule="auto"/>
        <w:jc w:val="both"/>
        <w:rPr>
          <w:rFonts w:ascii="Times New Roman" w:hAnsi="Times New Roman" w:cs="Times New Roman"/>
        </w:rPr>
      </w:pPr>
      <w:r w:rsidRPr="007A69AA">
        <w:rPr>
          <w:rFonts w:ascii="Times New Roman" w:hAnsi="Times New Roman" w:cs="Times New Roman"/>
        </w:rPr>
        <w:t>Consultant shall perform the following Services.</w:t>
      </w:r>
    </w:p>
    <w:p w14:paraId="1A73C975" w14:textId="388A3E92" w:rsidR="007E3CEE" w:rsidRPr="007A69AA" w:rsidRDefault="007E3CEE" w:rsidP="007A69AA">
      <w:pPr>
        <w:tabs>
          <w:tab w:val="left" w:pos="780"/>
        </w:tabs>
        <w:suppressAutoHyphens/>
        <w:spacing w:line="240" w:lineRule="auto"/>
        <w:jc w:val="both"/>
        <w:rPr>
          <w:rFonts w:ascii="Times New Roman" w:hAnsi="Times New Roman" w:cs="Times New Roman"/>
        </w:rPr>
      </w:pPr>
      <w:r w:rsidRPr="007A69AA">
        <w:rPr>
          <w:rFonts w:ascii="Times New Roman" w:hAnsi="Times New Roman" w:cs="Times New Roman"/>
        </w:rPr>
        <w:t xml:space="preserve">Consultant will provide general sales and lab support as requested by MBS in furtherance of the objectives of that certain Private Label Supply Agreement between Consultant and MBS dated as of the date hereof.  For instance, Consultant will provide lab services to MBS to test the compatibility of Consultant’s products with MBS’s products as requested by customers of MBS.  Consultant may also visit MBS customer locations to provide technical and sales support as requested by MBS or its customers.  Additionally, MBS may provide requests for quotation (RFQs) to Consultant that will include Objective, Budget, Timeline and Deliverables for a customer project.  Consultant will provide a quotation in accordance with the terms of the RFQ and MBS will determine whether to approve or request the proposed quote from Consultant.  </w:t>
      </w:r>
      <w:r w:rsidR="0041007C" w:rsidRPr="007A69AA">
        <w:rPr>
          <w:rFonts w:ascii="Times New Roman" w:hAnsi="Times New Roman" w:cs="Times New Roman"/>
        </w:rPr>
        <w:t xml:space="preserve">Consultant will provide </w:t>
      </w:r>
      <w:r w:rsidR="009B7A18" w:rsidRPr="007A69AA">
        <w:rPr>
          <w:rFonts w:ascii="Times New Roman" w:hAnsi="Times New Roman" w:cs="Times New Roman"/>
        </w:rPr>
        <w:t xml:space="preserve">technical support to assist the development of marketing and sales </w:t>
      </w:r>
      <w:r w:rsidR="0026634E" w:rsidRPr="007A69AA">
        <w:rPr>
          <w:rFonts w:ascii="Times New Roman" w:hAnsi="Times New Roman" w:cs="Times New Roman"/>
        </w:rPr>
        <w:t xml:space="preserve">tools and </w:t>
      </w:r>
      <w:r w:rsidR="00FF2D28" w:rsidRPr="007A69AA">
        <w:rPr>
          <w:rFonts w:ascii="Times New Roman" w:hAnsi="Times New Roman" w:cs="Times New Roman"/>
        </w:rPr>
        <w:t>will provide on-going support for Technical Bulletins</w:t>
      </w:r>
      <w:r w:rsidR="009E049D" w:rsidRPr="007A69AA">
        <w:rPr>
          <w:rFonts w:ascii="Times New Roman" w:hAnsi="Times New Roman" w:cs="Times New Roman"/>
        </w:rPr>
        <w:t>, specific inquiries and general market requirements.  Consultant will provide technical support for field inquiries including travel to inspect potentially defective product as reasonably determined by MBS</w:t>
      </w:r>
      <w:r w:rsidR="00D74917" w:rsidRPr="007A69AA">
        <w:rPr>
          <w:rFonts w:ascii="Times New Roman" w:hAnsi="Times New Roman" w:cs="Times New Roman"/>
        </w:rPr>
        <w:t xml:space="preserve">.  </w:t>
      </w:r>
    </w:p>
    <w:p w14:paraId="67044E51" w14:textId="77777777" w:rsidR="007E3CEE" w:rsidRPr="007A69AA" w:rsidRDefault="007E3CEE" w:rsidP="007A69AA">
      <w:pPr>
        <w:pStyle w:val="p19"/>
        <w:suppressAutoHyphens/>
        <w:ind w:left="0"/>
        <w:rPr>
          <w:rFonts w:eastAsiaTheme="minorHAnsi"/>
          <w:b/>
          <w:bCs/>
          <w:sz w:val="22"/>
          <w:szCs w:val="22"/>
          <w:u w:val="single"/>
        </w:rPr>
      </w:pPr>
      <w:r w:rsidRPr="007A69AA">
        <w:rPr>
          <w:rFonts w:eastAsiaTheme="minorHAnsi"/>
          <w:b/>
          <w:bCs/>
          <w:sz w:val="22"/>
          <w:szCs w:val="22"/>
          <w:u w:val="single"/>
        </w:rPr>
        <w:t>COMPENSATION</w:t>
      </w:r>
    </w:p>
    <w:p w14:paraId="0A63EEE6" w14:textId="77777777" w:rsidR="004254B0" w:rsidRDefault="004254B0" w:rsidP="007A69AA">
      <w:pPr>
        <w:pStyle w:val="p2"/>
        <w:suppressAutoHyphens/>
        <w:spacing w:line="240" w:lineRule="auto"/>
        <w:jc w:val="both"/>
        <w:rPr>
          <w:rFonts w:eastAsiaTheme="minorHAnsi"/>
          <w:sz w:val="22"/>
          <w:szCs w:val="22"/>
        </w:rPr>
      </w:pPr>
    </w:p>
    <w:p w14:paraId="2B3D57D6" w14:textId="234ADF44" w:rsidR="007E3CEE" w:rsidRPr="007A69AA" w:rsidRDefault="007E3CEE" w:rsidP="007A69AA">
      <w:pPr>
        <w:pStyle w:val="p2"/>
        <w:suppressAutoHyphens/>
        <w:spacing w:line="240" w:lineRule="auto"/>
        <w:jc w:val="both"/>
        <w:rPr>
          <w:sz w:val="22"/>
          <w:szCs w:val="22"/>
        </w:rPr>
      </w:pPr>
      <w:r w:rsidRPr="007A69AA">
        <w:rPr>
          <w:rFonts w:eastAsiaTheme="minorHAnsi"/>
          <w:sz w:val="22"/>
          <w:szCs w:val="22"/>
        </w:rPr>
        <w:t xml:space="preserve">MBS shall compensate Consultant for Services performed as follows: </w:t>
      </w:r>
      <w:r w:rsidRPr="007A69AA">
        <w:rPr>
          <w:sz w:val="22"/>
          <w:szCs w:val="22"/>
        </w:rPr>
        <w:t>$150/</w:t>
      </w:r>
      <w:proofErr w:type="spellStart"/>
      <w:r w:rsidRPr="007A69AA">
        <w:rPr>
          <w:sz w:val="22"/>
          <w:szCs w:val="22"/>
        </w:rPr>
        <w:t>hr</w:t>
      </w:r>
      <w:proofErr w:type="spellEnd"/>
      <w:r w:rsidRPr="007A69AA">
        <w:rPr>
          <w:sz w:val="22"/>
          <w:szCs w:val="22"/>
        </w:rPr>
        <w:t xml:space="preserve"> for work “on-task”. On-task may include:</w:t>
      </w:r>
    </w:p>
    <w:p w14:paraId="6B5F817C"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Meeting with MBS to discuss details of projects/clients/etc.</w:t>
      </w:r>
    </w:p>
    <w:p w14:paraId="49F75C98"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Meeting with MBS customers</w:t>
      </w:r>
    </w:p>
    <w:p w14:paraId="31A81873"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 xml:space="preserve">Time spent generating reports/data analysis/technical development/etc. </w:t>
      </w:r>
    </w:p>
    <w:p w14:paraId="18BEB677" w14:textId="4D58684C" w:rsidR="007E3CEE" w:rsidRPr="001E5179"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 xml:space="preserve">Other tasks that would be considered of reasonable benefit to MBS </w:t>
      </w:r>
      <w:r w:rsidR="00665686" w:rsidRPr="007A69AA">
        <w:rPr>
          <w:sz w:val="22"/>
          <w:szCs w:val="22"/>
        </w:rPr>
        <w:t>as requested in writing by MBS</w:t>
      </w:r>
    </w:p>
    <w:p w14:paraId="53A60E5D" w14:textId="13D85DD1" w:rsidR="001E5179" w:rsidRPr="007A69AA" w:rsidRDefault="00DA3B36" w:rsidP="007A69AA">
      <w:pPr>
        <w:pStyle w:val="p2"/>
        <w:numPr>
          <w:ilvl w:val="0"/>
          <w:numId w:val="1"/>
        </w:numPr>
        <w:suppressAutoHyphens/>
        <w:spacing w:line="240" w:lineRule="auto"/>
        <w:jc w:val="both"/>
        <w:rPr>
          <w:rFonts w:eastAsiaTheme="minorHAnsi"/>
          <w:sz w:val="22"/>
          <w:szCs w:val="22"/>
        </w:rPr>
      </w:pPr>
      <w:r>
        <w:rPr>
          <w:sz w:val="22"/>
          <w:szCs w:val="22"/>
        </w:rPr>
        <w:t xml:space="preserve">All lab work </w:t>
      </w:r>
      <w:r w:rsidR="00EC4C4E">
        <w:rPr>
          <w:sz w:val="22"/>
          <w:szCs w:val="22"/>
        </w:rPr>
        <w:t xml:space="preserve">needed will come from the </w:t>
      </w:r>
      <w:r w:rsidR="00552927">
        <w:rPr>
          <w:sz w:val="22"/>
          <w:szCs w:val="22"/>
        </w:rPr>
        <w:t>retainer fees.</w:t>
      </w:r>
    </w:p>
    <w:p w14:paraId="676AC008" w14:textId="77777777" w:rsidR="007E3CEE" w:rsidRPr="007A69AA" w:rsidRDefault="007E3CEE" w:rsidP="007A69AA">
      <w:pPr>
        <w:pStyle w:val="p2"/>
        <w:suppressAutoHyphens/>
        <w:spacing w:line="240" w:lineRule="auto"/>
        <w:jc w:val="both"/>
        <w:rPr>
          <w:sz w:val="22"/>
          <w:szCs w:val="22"/>
        </w:rPr>
      </w:pPr>
    </w:p>
    <w:p w14:paraId="48A7E108" w14:textId="77777777" w:rsidR="007E3CEE" w:rsidRPr="007A69AA" w:rsidRDefault="007E3CEE" w:rsidP="007A69AA">
      <w:pPr>
        <w:jc w:val="both"/>
        <w:rPr>
          <w:rFonts w:ascii="Times New Roman" w:hAnsi="Times New Roman" w:cs="Times New Roman"/>
          <w:u w:val="single"/>
        </w:rPr>
      </w:pPr>
      <w:r w:rsidRPr="007A69AA">
        <w:rPr>
          <w:rFonts w:ascii="Times New Roman" w:hAnsi="Times New Roman" w:cs="Times New Roman"/>
          <w:u w:val="single"/>
        </w:rPr>
        <w:t>Travel &amp; Expenses</w:t>
      </w:r>
    </w:p>
    <w:p w14:paraId="6B70C9AB" w14:textId="33D5ED66" w:rsidR="007E3CEE" w:rsidRPr="007A69AA" w:rsidRDefault="007E3CEE" w:rsidP="007A69AA">
      <w:pPr>
        <w:jc w:val="both"/>
        <w:rPr>
          <w:rFonts w:ascii="Times New Roman" w:hAnsi="Times New Roman" w:cs="Times New Roman"/>
          <w:color w:val="FF0000"/>
        </w:rPr>
      </w:pPr>
      <w:r w:rsidRPr="007A69AA">
        <w:rPr>
          <w:rFonts w:ascii="Times New Roman" w:hAnsi="Times New Roman" w:cs="Times New Roman"/>
        </w:rPr>
        <w:tab/>
        <w:t>MBS will reimburse Consultant for all reasonable travel expenses (including transportation, tolls, fees, mileage, food and lodging) incurred by Consultant in connection with the services rendered under this Agreement provided (</w:t>
      </w:r>
      <w:proofErr w:type="spellStart"/>
      <w:r w:rsidRPr="007A69AA">
        <w:rPr>
          <w:rFonts w:ascii="Times New Roman" w:hAnsi="Times New Roman" w:cs="Times New Roman"/>
        </w:rPr>
        <w:t>i</w:t>
      </w:r>
      <w:proofErr w:type="spellEnd"/>
      <w:r w:rsidRPr="007A69AA">
        <w:rPr>
          <w:rFonts w:ascii="Times New Roman" w:hAnsi="Times New Roman" w:cs="Times New Roman"/>
        </w:rPr>
        <w:t xml:space="preserve">) such travel has been previously approved or requested by MBS and (ii) Consultant provides MBS with proper receipts evidencing such travel expenses and that all air transportation will be reimbursed at economy class rates.  Payment will be made within thirty (30) days after MBS receives of a correct invoice for such travel expenses from Consultant, including receipts evidencing such expenses. </w:t>
      </w:r>
    </w:p>
    <w:p w14:paraId="60F59630" w14:textId="7634F47C" w:rsidR="007E3CEE" w:rsidRPr="007A69AA" w:rsidRDefault="007E3CEE" w:rsidP="007A69AA">
      <w:pPr>
        <w:jc w:val="both"/>
        <w:rPr>
          <w:rFonts w:ascii="Times New Roman" w:hAnsi="Times New Roman" w:cs="Times New Roman"/>
          <w:u w:val="single"/>
        </w:rPr>
      </w:pPr>
      <w:r w:rsidRPr="007A69AA">
        <w:rPr>
          <w:rFonts w:ascii="Times New Roman" w:hAnsi="Times New Roman" w:cs="Times New Roman"/>
          <w:u w:val="single"/>
        </w:rPr>
        <w:t>Minimum Fee</w:t>
      </w:r>
    </w:p>
    <w:p w14:paraId="488F8D06" w14:textId="5957E7EB" w:rsidR="007E3CEE" w:rsidRPr="007A69AA" w:rsidRDefault="007E3CEE" w:rsidP="007A69AA">
      <w:pPr>
        <w:jc w:val="both"/>
        <w:rPr>
          <w:rFonts w:ascii="Times New Roman" w:hAnsi="Times New Roman" w:cs="Times New Roman"/>
        </w:rPr>
      </w:pPr>
      <w:r w:rsidRPr="007A69AA">
        <w:rPr>
          <w:rFonts w:ascii="Times New Roman" w:hAnsi="Times New Roman" w:cs="Times New Roman"/>
        </w:rPr>
        <w:tab/>
        <w:t>For calendar year 2020 – MBS will pay Consultant a</w:t>
      </w:r>
      <w:r w:rsidR="0074120D">
        <w:rPr>
          <w:rFonts w:ascii="Times New Roman" w:hAnsi="Times New Roman" w:cs="Times New Roman"/>
        </w:rPr>
        <w:t xml:space="preserve">n </w:t>
      </w:r>
      <w:r w:rsidR="00A34E28">
        <w:rPr>
          <w:rFonts w:ascii="Times New Roman" w:hAnsi="Times New Roman" w:cs="Times New Roman"/>
        </w:rPr>
        <w:t>annual</w:t>
      </w:r>
      <w:r w:rsidR="00A34E28" w:rsidRPr="007A69AA">
        <w:rPr>
          <w:rFonts w:ascii="Times New Roman" w:hAnsi="Times New Roman" w:cs="Times New Roman"/>
        </w:rPr>
        <w:t xml:space="preserve"> minimum</w:t>
      </w:r>
      <w:r w:rsidR="00E15CF3">
        <w:rPr>
          <w:rFonts w:ascii="Times New Roman" w:hAnsi="Times New Roman" w:cs="Times New Roman"/>
        </w:rPr>
        <w:t xml:space="preserve"> fee of $</w:t>
      </w:r>
      <w:r w:rsidR="00C21CAF">
        <w:rPr>
          <w:rFonts w:ascii="Times New Roman" w:hAnsi="Times New Roman" w:cs="Times New Roman"/>
        </w:rPr>
        <w:t xml:space="preserve">80,000. </w:t>
      </w:r>
    </w:p>
    <w:p w14:paraId="1F9A6F28" w14:textId="6CB0EB8F" w:rsidR="007E3CEE" w:rsidRPr="007A69AA" w:rsidRDefault="007E3CEE" w:rsidP="007A69AA">
      <w:pPr>
        <w:jc w:val="both"/>
        <w:rPr>
          <w:rFonts w:ascii="Times New Roman" w:hAnsi="Times New Roman" w:cs="Times New Roman"/>
        </w:rPr>
      </w:pPr>
      <w:r w:rsidRPr="007A69AA">
        <w:rPr>
          <w:rFonts w:ascii="Times New Roman" w:hAnsi="Times New Roman" w:cs="Times New Roman"/>
        </w:rPr>
        <w:tab/>
        <w:t>For calendar years 2021 and 2022 – MBS will pay Consultant a</w:t>
      </w:r>
      <w:r w:rsidR="0074120D">
        <w:rPr>
          <w:rFonts w:ascii="Times New Roman" w:hAnsi="Times New Roman" w:cs="Times New Roman"/>
        </w:rPr>
        <w:t xml:space="preserve">n </w:t>
      </w:r>
      <w:r w:rsidR="00A34E28">
        <w:rPr>
          <w:rFonts w:ascii="Times New Roman" w:hAnsi="Times New Roman" w:cs="Times New Roman"/>
        </w:rPr>
        <w:t>annual</w:t>
      </w:r>
      <w:r w:rsidR="00A34E28" w:rsidRPr="007A69AA">
        <w:rPr>
          <w:rFonts w:ascii="Times New Roman" w:hAnsi="Times New Roman" w:cs="Times New Roman"/>
        </w:rPr>
        <w:t xml:space="preserve"> minimum</w:t>
      </w:r>
      <w:r w:rsidRPr="007A69AA">
        <w:rPr>
          <w:rFonts w:ascii="Times New Roman" w:hAnsi="Times New Roman" w:cs="Times New Roman"/>
        </w:rPr>
        <w:t xml:space="preserve"> fee </w:t>
      </w:r>
      <w:r w:rsidR="00A34E28" w:rsidRPr="007A69AA">
        <w:rPr>
          <w:rFonts w:ascii="Times New Roman" w:hAnsi="Times New Roman" w:cs="Times New Roman"/>
        </w:rPr>
        <w:t>of $</w:t>
      </w:r>
      <w:r w:rsidR="000B649F" w:rsidRPr="007A69AA">
        <w:rPr>
          <w:rFonts w:ascii="Times New Roman" w:hAnsi="Times New Roman" w:cs="Times New Roman"/>
        </w:rPr>
        <w:t>200</w:t>
      </w:r>
      <w:r w:rsidR="008A0574" w:rsidRPr="007A69AA">
        <w:rPr>
          <w:rFonts w:ascii="Times New Roman" w:hAnsi="Times New Roman" w:cs="Times New Roman"/>
        </w:rPr>
        <w:t>,000.</w:t>
      </w:r>
    </w:p>
    <w:p w14:paraId="02A70C21" w14:textId="77777777" w:rsidR="007E3CEE" w:rsidRPr="007A69AA" w:rsidRDefault="007E3CEE" w:rsidP="007A69AA">
      <w:pPr>
        <w:jc w:val="both"/>
        <w:rPr>
          <w:rFonts w:ascii="Times New Roman" w:hAnsi="Times New Roman" w:cs="Times New Roman"/>
          <w:u w:val="single"/>
        </w:rPr>
      </w:pPr>
      <w:r w:rsidRPr="007A69AA">
        <w:rPr>
          <w:rFonts w:ascii="Times New Roman" w:hAnsi="Times New Roman" w:cs="Times New Roman"/>
          <w:u w:val="single"/>
        </w:rPr>
        <w:t>Payment</w:t>
      </w:r>
    </w:p>
    <w:p w14:paraId="5D89031C" w14:textId="32659CB8" w:rsidR="007E3CEE" w:rsidRPr="007A69AA" w:rsidRDefault="007E3CEE" w:rsidP="007A69AA">
      <w:pPr>
        <w:jc w:val="both"/>
        <w:rPr>
          <w:rFonts w:ascii="Times New Roman" w:hAnsi="Times New Roman" w:cs="Times New Roman"/>
        </w:rPr>
      </w:pPr>
      <w:r w:rsidRPr="007A69AA">
        <w:rPr>
          <w:rFonts w:ascii="Times New Roman" w:hAnsi="Times New Roman" w:cs="Times New Roman"/>
        </w:rPr>
        <w:t>MBS will</w:t>
      </w:r>
      <w:r w:rsidR="00582668" w:rsidRPr="007A69AA">
        <w:rPr>
          <w:rFonts w:ascii="Times New Roman" w:hAnsi="Times New Roman" w:cs="Times New Roman"/>
        </w:rPr>
        <w:t xml:space="preserve"> pay</w:t>
      </w:r>
      <w:r w:rsidRPr="007A69AA">
        <w:rPr>
          <w:rFonts w:ascii="Times New Roman" w:hAnsi="Times New Roman" w:cs="Times New Roman"/>
        </w:rPr>
        <w:t xml:space="preserve"> Consultant </w:t>
      </w:r>
      <w:r w:rsidR="00582668" w:rsidRPr="007A69AA">
        <w:rPr>
          <w:rFonts w:ascii="Times New Roman" w:hAnsi="Times New Roman" w:cs="Times New Roman"/>
        </w:rPr>
        <w:t xml:space="preserve">the </w:t>
      </w:r>
      <w:r w:rsidRPr="007A69AA">
        <w:rPr>
          <w:rFonts w:ascii="Times New Roman" w:hAnsi="Times New Roman" w:cs="Times New Roman"/>
        </w:rPr>
        <w:t>quarterly minimum fee at the start of the quarter (</w:t>
      </w:r>
      <w:r w:rsidR="00401054" w:rsidRPr="007A69AA">
        <w:rPr>
          <w:rFonts w:ascii="Times New Roman" w:hAnsi="Times New Roman" w:cs="Times New Roman"/>
        </w:rPr>
        <w:t>the “Quarterly Retainer”</w:t>
      </w:r>
      <w:r w:rsidRPr="007A69AA">
        <w:rPr>
          <w:rFonts w:ascii="Times New Roman" w:hAnsi="Times New Roman" w:cs="Times New Roman"/>
        </w:rPr>
        <w:t>)</w:t>
      </w:r>
      <w:r w:rsidR="00865533" w:rsidRPr="007A69AA">
        <w:rPr>
          <w:rFonts w:ascii="Times New Roman" w:hAnsi="Times New Roman" w:cs="Times New Roman"/>
        </w:rPr>
        <w:t xml:space="preserve"> on the first day of each calendar quarterly occurring during the Term</w:t>
      </w:r>
      <w:r w:rsidRPr="007A69AA">
        <w:rPr>
          <w:rFonts w:ascii="Times New Roman" w:hAnsi="Times New Roman" w:cs="Times New Roman"/>
        </w:rPr>
        <w:t xml:space="preserve">. Consultant will submit invoices </w:t>
      </w:r>
      <w:r w:rsidR="00610C79" w:rsidRPr="007A69AA">
        <w:rPr>
          <w:rFonts w:ascii="Times New Roman" w:hAnsi="Times New Roman" w:cs="Times New Roman"/>
        </w:rPr>
        <w:t>by the 10</w:t>
      </w:r>
      <w:r w:rsidR="00610C79" w:rsidRPr="007A69AA">
        <w:rPr>
          <w:rFonts w:ascii="Times New Roman" w:hAnsi="Times New Roman" w:cs="Times New Roman"/>
          <w:vertAlign w:val="superscript"/>
        </w:rPr>
        <w:t>th</w:t>
      </w:r>
      <w:r w:rsidR="00610C79" w:rsidRPr="007A69AA">
        <w:rPr>
          <w:rFonts w:ascii="Times New Roman" w:hAnsi="Times New Roman" w:cs="Times New Roman"/>
        </w:rPr>
        <w:t xml:space="preserve"> day of each month occurring during the Term </w:t>
      </w:r>
      <w:r w:rsidRPr="007A69AA">
        <w:rPr>
          <w:rFonts w:ascii="Times New Roman" w:hAnsi="Times New Roman" w:cs="Times New Roman"/>
        </w:rPr>
        <w:t>detailing the number of hours</w:t>
      </w:r>
      <w:r w:rsidR="00B118CD" w:rsidRPr="007A69AA">
        <w:rPr>
          <w:rFonts w:ascii="Times New Roman" w:hAnsi="Times New Roman" w:cs="Times New Roman"/>
        </w:rPr>
        <w:t>,</w:t>
      </w:r>
      <w:r w:rsidRPr="007A69AA">
        <w:rPr>
          <w:rFonts w:ascii="Times New Roman" w:hAnsi="Times New Roman" w:cs="Times New Roman"/>
        </w:rPr>
        <w:t xml:space="preserve"> hourly rate</w:t>
      </w:r>
      <w:r w:rsidR="00B118CD" w:rsidRPr="007A69AA">
        <w:rPr>
          <w:rFonts w:ascii="Times New Roman" w:hAnsi="Times New Roman" w:cs="Times New Roman"/>
        </w:rPr>
        <w:t>, and description</w:t>
      </w:r>
      <w:r w:rsidRPr="007A69AA">
        <w:rPr>
          <w:rFonts w:ascii="Times New Roman" w:hAnsi="Times New Roman" w:cs="Times New Roman"/>
        </w:rPr>
        <w:t xml:space="preserve"> for all Services performed for MBS and all travel expenses and receipts incurred by Consultant in the prior month.  MBS will pay invoices for travel and any difference between </w:t>
      </w:r>
      <w:r w:rsidR="008C4A6F" w:rsidRPr="007A69AA">
        <w:rPr>
          <w:rFonts w:ascii="Times New Roman" w:hAnsi="Times New Roman" w:cs="Times New Roman"/>
        </w:rPr>
        <w:t xml:space="preserve">the cost of the Services in the prior month (i.e. number of hours </w:t>
      </w:r>
      <w:r w:rsidR="00C54DB2" w:rsidRPr="007A69AA">
        <w:rPr>
          <w:rFonts w:ascii="Times New Roman" w:hAnsi="Times New Roman" w:cs="Times New Roman"/>
        </w:rPr>
        <w:t xml:space="preserve">billed x hourly rate) </w:t>
      </w:r>
      <w:r w:rsidRPr="007A69AA">
        <w:rPr>
          <w:rFonts w:ascii="Times New Roman" w:hAnsi="Times New Roman" w:cs="Times New Roman"/>
        </w:rPr>
        <w:t xml:space="preserve">and </w:t>
      </w:r>
      <w:r w:rsidR="00C54DB2" w:rsidRPr="007A69AA">
        <w:rPr>
          <w:rFonts w:ascii="Times New Roman" w:hAnsi="Times New Roman" w:cs="Times New Roman"/>
        </w:rPr>
        <w:t>the Qua</w:t>
      </w:r>
      <w:r w:rsidR="00C86EFC" w:rsidRPr="007A69AA">
        <w:rPr>
          <w:rFonts w:ascii="Times New Roman" w:hAnsi="Times New Roman" w:cs="Times New Roman"/>
        </w:rPr>
        <w:t>r</w:t>
      </w:r>
      <w:r w:rsidR="00C54DB2" w:rsidRPr="007A69AA">
        <w:rPr>
          <w:rFonts w:ascii="Times New Roman" w:hAnsi="Times New Roman" w:cs="Times New Roman"/>
        </w:rPr>
        <w:t xml:space="preserve">terly Retainer </w:t>
      </w:r>
      <w:r w:rsidRPr="007A69AA">
        <w:rPr>
          <w:rFonts w:ascii="Times New Roman" w:hAnsi="Times New Roman" w:cs="Times New Roman"/>
        </w:rPr>
        <w:t xml:space="preserve">within thirty (30) days of receipt of such invoice. </w:t>
      </w:r>
      <w:r w:rsidR="002D42D6" w:rsidRPr="007A69AA">
        <w:rPr>
          <w:rFonts w:ascii="Times New Roman" w:hAnsi="Times New Roman" w:cs="Times New Roman"/>
        </w:rPr>
        <w:t xml:space="preserve">If the cost of Services </w:t>
      </w:r>
      <w:r w:rsidR="008F06EC" w:rsidRPr="007A69AA">
        <w:rPr>
          <w:rFonts w:ascii="Times New Roman" w:hAnsi="Times New Roman" w:cs="Times New Roman"/>
        </w:rPr>
        <w:t xml:space="preserve">billed to MBS </w:t>
      </w:r>
      <w:r w:rsidR="002D42D6" w:rsidRPr="007A69AA">
        <w:rPr>
          <w:rFonts w:ascii="Times New Roman" w:hAnsi="Times New Roman" w:cs="Times New Roman"/>
        </w:rPr>
        <w:t xml:space="preserve">in a particular quarter does not exceed </w:t>
      </w:r>
      <w:r w:rsidR="002D42D6" w:rsidRPr="007A69AA">
        <w:rPr>
          <w:rFonts w:ascii="Times New Roman" w:hAnsi="Times New Roman" w:cs="Times New Roman"/>
        </w:rPr>
        <w:lastRenderedPageBreak/>
        <w:t xml:space="preserve">the Quarterly Retainer, Consultant will carry over the unbilled portion of the Quarterly Retainer to the following calendar quarter.  </w:t>
      </w:r>
      <w:r w:rsidR="000B649F" w:rsidRPr="007A69AA">
        <w:rPr>
          <w:rFonts w:ascii="Times New Roman" w:hAnsi="Times New Roman" w:cs="Times New Roman"/>
        </w:rPr>
        <w:t xml:space="preserve">At the conclusion of the calendar year, </w:t>
      </w:r>
      <w:r w:rsidR="00ED3B88" w:rsidRPr="007A69AA">
        <w:rPr>
          <w:rFonts w:ascii="Times New Roman" w:hAnsi="Times New Roman" w:cs="Times New Roman"/>
        </w:rPr>
        <w:t xml:space="preserve">in the event that the yearly minimum fee amount has not been reached by the fees billed in the </w:t>
      </w:r>
      <w:r w:rsidR="00C07E24" w:rsidRPr="007A69AA">
        <w:rPr>
          <w:rFonts w:ascii="Times New Roman" w:hAnsi="Times New Roman" w:cs="Times New Roman"/>
        </w:rPr>
        <w:t xml:space="preserve">quarters thereof, </w:t>
      </w:r>
      <w:r w:rsidR="000B649F" w:rsidRPr="007A69AA">
        <w:rPr>
          <w:rFonts w:ascii="Times New Roman" w:hAnsi="Times New Roman" w:cs="Times New Roman"/>
        </w:rPr>
        <w:t>MBS will</w:t>
      </w:r>
      <w:r w:rsidR="00C07E24" w:rsidRPr="007A69AA">
        <w:rPr>
          <w:rFonts w:ascii="Times New Roman" w:hAnsi="Times New Roman" w:cs="Times New Roman"/>
        </w:rPr>
        <w:t xml:space="preserve"> pay Consultant the </w:t>
      </w:r>
      <w:r w:rsidR="00E04B0B" w:rsidRPr="007A69AA">
        <w:rPr>
          <w:rFonts w:ascii="Times New Roman" w:hAnsi="Times New Roman" w:cs="Times New Roman"/>
        </w:rPr>
        <w:t>amount necessary to reach the yearly minimum fee.</w:t>
      </w:r>
      <w:r w:rsidR="000B649F" w:rsidRPr="007A69AA">
        <w:rPr>
          <w:rFonts w:ascii="Times New Roman" w:hAnsi="Times New Roman" w:cs="Times New Roman"/>
        </w:rPr>
        <w:t xml:space="preserve"> </w:t>
      </w:r>
      <w:r w:rsidRPr="007A69AA">
        <w:rPr>
          <w:rFonts w:ascii="Times New Roman" w:hAnsi="Times New Roman" w:cs="Times New Roman"/>
        </w:rPr>
        <w:t xml:space="preserve">Consultant will submit an invoice to MBS demonstrating such difference no later than the last day of each quarter.   </w:t>
      </w:r>
    </w:p>
    <w:p w14:paraId="6C49410F" w14:textId="1F94E49D" w:rsidR="00B62B48" w:rsidRPr="007A69AA" w:rsidRDefault="00B62B48" w:rsidP="007A69AA">
      <w:pPr>
        <w:jc w:val="both"/>
        <w:rPr>
          <w:rFonts w:ascii="Times New Roman" w:hAnsi="Times New Roman" w:cs="Times New Roman"/>
        </w:rPr>
      </w:pPr>
      <w:r w:rsidRPr="007A69AA">
        <w:rPr>
          <w:rFonts w:ascii="Times New Roman" w:hAnsi="Times New Roman" w:cs="Times New Roman"/>
        </w:rPr>
        <w:br w:type="page"/>
      </w:r>
    </w:p>
    <w:p w14:paraId="5151BEE7" w14:textId="77777777" w:rsidR="007E3CEE" w:rsidRPr="007A69AA" w:rsidRDefault="007E3CEE" w:rsidP="007E3CEE">
      <w:pPr>
        <w:pStyle w:val="c21"/>
        <w:tabs>
          <w:tab w:val="left" w:pos="780"/>
        </w:tabs>
        <w:suppressAutoHyphens/>
        <w:spacing w:line="200" w:lineRule="exact"/>
        <w:rPr>
          <w:b/>
          <w:sz w:val="22"/>
          <w:szCs w:val="22"/>
        </w:rPr>
      </w:pPr>
      <w:r w:rsidRPr="007A69AA">
        <w:rPr>
          <w:b/>
          <w:sz w:val="22"/>
          <w:szCs w:val="22"/>
        </w:rPr>
        <w:lastRenderedPageBreak/>
        <w:t>EXHIBIT B</w:t>
      </w:r>
    </w:p>
    <w:p w14:paraId="481597D5" w14:textId="77777777" w:rsidR="007E3CEE" w:rsidRPr="007A69AA" w:rsidRDefault="007E3CEE" w:rsidP="007E3CEE">
      <w:pPr>
        <w:tabs>
          <w:tab w:val="left" w:pos="780"/>
        </w:tabs>
        <w:suppressAutoHyphens/>
        <w:spacing w:line="200" w:lineRule="exact"/>
        <w:jc w:val="center"/>
        <w:rPr>
          <w:rFonts w:ascii="Times New Roman" w:hAnsi="Times New Roman" w:cs="Times New Roman"/>
          <w:b/>
        </w:rPr>
      </w:pPr>
    </w:p>
    <w:p w14:paraId="7F6EA024" w14:textId="77777777" w:rsidR="007E3CEE" w:rsidRPr="007A69AA" w:rsidRDefault="007E3CEE" w:rsidP="007E3CEE">
      <w:pPr>
        <w:pStyle w:val="c21"/>
        <w:tabs>
          <w:tab w:val="left" w:pos="780"/>
        </w:tabs>
        <w:suppressAutoHyphens/>
        <w:spacing w:line="200" w:lineRule="exact"/>
        <w:rPr>
          <w:b/>
          <w:sz w:val="22"/>
          <w:szCs w:val="22"/>
        </w:rPr>
      </w:pPr>
      <w:r w:rsidRPr="007A69AA">
        <w:rPr>
          <w:b/>
          <w:sz w:val="22"/>
          <w:szCs w:val="22"/>
          <w:u w:val="single"/>
        </w:rPr>
        <w:t>UNDERTAKING</w:t>
      </w:r>
    </w:p>
    <w:p w14:paraId="6B60AC5C" w14:textId="77777777" w:rsidR="007E3CEE" w:rsidRPr="007A69AA" w:rsidRDefault="007E3CEE" w:rsidP="007E3CEE">
      <w:pPr>
        <w:tabs>
          <w:tab w:val="left" w:pos="780"/>
        </w:tabs>
        <w:suppressAutoHyphens/>
        <w:spacing w:line="200" w:lineRule="exact"/>
        <w:jc w:val="both"/>
        <w:rPr>
          <w:rFonts w:ascii="Times New Roman" w:hAnsi="Times New Roman" w:cs="Times New Roman"/>
          <w:b/>
        </w:rPr>
      </w:pPr>
    </w:p>
    <w:p w14:paraId="6D657638" w14:textId="26910D6D" w:rsidR="007E3CEE" w:rsidRPr="007A69AA" w:rsidRDefault="007E3CEE" w:rsidP="007A69AA">
      <w:pPr>
        <w:pStyle w:val="p22"/>
        <w:suppressAutoHyphens/>
        <w:spacing w:line="276" w:lineRule="auto"/>
        <w:rPr>
          <w:sz w:val="22"/>
          <w:szCs w:val="22"/>
        </w:rPr>
      </w:pPr>
      <w:r w:rsidRPr="007A69AA">
        <w:rPr>
          <w:sz w:val="22"/>
          <w:szCs w:val="22"/>
        </w:rPr>
        <w:t>The undersigned employees of Consultant hereby acknowledge that they have read and undertake and agree to be bound in their</w:t>
      </w:r>
      <w:r w:rsidR="007A69AA">
        <w:rPr>
          <w:sz w:val="22"/>
          <w:szCs w:val="22"/>
        </w:rPr>
        <w:t xml:space="preserve"> </w:t>
      </w:r>
      <w:r w:rsidRPr="007A69AA">
        <w:rPr>
          <w:sz w:val="22"/>
          <w:szCs w:val="22"/>
        </w:rPr>
        <w:t xml:space="preserve">individual capacities by the terms and conditions of </w:t>
      </w:r>
      <w:r w:rsidRPr="007A69AA">
        <w:rPr>
          <w:b/>
          <w:sz w:val="22"/>
          <w:szCs w:val="22"/>
        </w:rPr>
        <w:t>Sections 3, 4 and 11</w:t>
      </w:r>
      <w:r w:rsidRPr="007A69AA">
        <w:rPr>
          <w:sz w:val="22"/>
          <w:szCs w:val="22"/>
        </w:rPr>
        <w:t xml:space="preserve"> of the Consultant Agreement to which </w:t>
      </w:r>
      <w:r w:rsidRPr="007A69AA">
        <w:rPr>
          <w:b/>
          <w:sz w:val="22"/>
          <w:szCs w:val="22"/>
        </w:rPr>
        <w:t>Exhibit B</w:t>
      </w:r>
      <w:r w:rsidRPr="007A69AA">
        <w:rPr>
          <w:sz w:val="22"/>
          <w:szCs w:val="22"/>
        </w:rPr>
        <w:t xml:space="preserve"> is attached, as fully as if their names were inserted in such Sections in place of the word "Consultant" and as if they were parties to such Consultant Agreement.</w:t>
      </w:r>
    </w:p>
    <w:p w14:paraId="687524DF" w14:textId="77777777" w:rsidR="007E3CEE" w:rsidRPr="007A69AA" w:rsidRDefault="007E3CEE" w:rsidP="007E3CEE">
      <w:pPr>
        <w:tabs>
          <w:tab w:val="left" w:pos="780"/>
        </w:tabs>
        <w:suppressAutoHyphens/>
        <w:spacing w:line="200" w:lineRule="exact"/>
        <w:jc w:val="both"/>
        <w:rPr>
          <w:rFonts w:ascii="Times New Roman" w:hAnsi="Times New Roman" w:cs="Times New Roman"/>
        </w:rPr>
      </w:pPr>
    </w:p>
    <w:p w14:paraId="711479D1" w14:textId="77777777" w:rsidR="007E3CEE" w:rsidRPr="007A69AA" w:rsidRDefault="007E3CEE" w:rsidP="007E3CEE">
      <w:pPr>
        <w:pStyle w:val="p22"/>
        <w:suppressAutoHyphens/>
        <w:spacing w:line="200" w:lineRule="exact"/>
        <w:rPr>
          <w:sz w:val="22"/>
          <w:szCs w:val="22"/>
        </w:rPr>
      </w:pPr>
      <w:r w:rsidRPr="007A69AA">
        <w:rPr>
          <w:sz w:val="22"/>
          <w:szCs w:val="22"/>
        </w:rPr>
        <w:t>Employee</w:t>
      </w:r>
    </w:p>
    <w:p w14:paraId="39923BF7" w14:textId="77777777" w:rsidR="007E3CEE" w:rsidRPr="007A69AA" w:rsidRDefault="007E3CEE" w:rsidP="007E3CEE">
      <w:pPr>
        <w:pStyle w:val="t20"/>
        <w:tabs>
          <w:tab w:val="left" w:pos="60"/>
          <w:tab w:val="left" w:pos="5560"/>
        </w:tabs>
        <w:suppressAutoHyphens/>
        <w:spacing w:line="200" w:lineRule="exact"/>
        <w:jc w:val="both"/>
        <w:rPr>
          <w:sz w:val="22"/>
          <w:szCs w:val="22"/>
        </w:rPr>
      </w:pPr>
      <w:r w:rsidRPr="007A69AA">
        <w:rPr>
          <w:sz w:val="22"/>
          <w:szCs w:val="22"/>
        </w:rPr>
        <w:t>Print name:</w:t>
      </w:r>
      <w:r w:rsidRPr="007A69AA">
        <w:rPr>
          <w:sz w:val="22"/>
          <w:szCs w:val="22"/>
        </w:rPr>
        <w:tab/>
      </w:r>
      <w:r w:rsidRPr="007A69AA">
        <w:rPr>
          <w:sz w:val="22"/>
          <w:szCs w:val="22"/>
        </w:rPr>
        <w:tab/>
        <w:t>Signature</w:t>
      </w:r>
    </w:p>
    <w:p w14:paraId="3A134215" w14:textId="77777777" w:rsidR="007E3CEE" w:rsidRPr="007A69AA" w:rsidRDefault="007E3CEE" w:rsidP="007E3CEE">
      <w:pPr>
        <w:suppressAutoHyphens/>
        <w:spacing w:line="200" w:lineRule="exact"/>
        <w:jc w:val="both"/>
        <w:rPr>
          <w:rFonts w:ascii="Times New Roman" w:hAnsi="Times New Roman" w:cs="Times New Roman"/>
        </w:rPr>
      </w:pPr>
    </w:p>
    <w:p w14:paraId="0FDAE0D2" w14:textId="77777777" w:rsidR="007E3CEE" w:rsidRPr="007A69AA" w:rsidRDefault="007E3CEE" w:rsidP="007E3CEE">
      <w:pPr>
        <w:suppressAutoHyphens/>
        <w:spacing w:line="200" w:lineRule="exact"/>
        <w:jc w:val="both"/>
        <w:rPr>
          <w:rFonts w:ascii="Times New Roman" w:hAnsi="Times New Roman" w:cs="Times New Roman"/>
        </w:rPr>
      </w:pPr>
    </w:p>
    <w:p w14:paraId="5AEF8CD0" w14:textId="6C34D4EC"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2F9EE11" w14:textId="1B915EBC"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92EC83C" w14:textId="4C3F33A2"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2C47944" w14:textId="45C82C6F"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66D0CE1" w14:textId="3A3C88CB"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093F226" w14:textId="3A3FD9E3"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6BD708D" w14:textId="12E1D8D2"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C939569" w14:textId="52459147"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64D79BDC" w14:textId="5F1F60DA"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E832209" w14:textId="1BE31C0D"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47BD8850" w14:textId="2E1A2FD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4D23451F" w14:textId="15E1F2AB"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D1F8ADB" w14:textId="0E522B5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E1ED02C" w14:textId="121831E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F24EEF2" w14:textId="0D4E070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66EF6DEA" w14:textId="0B33092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0A588619" w14:textId="25F29ED9"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011D29A1" w14:textId="5035729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6D2AFF9" w14:textId="77777777" w:rsidR="007E3CEE" w:rsidRPr="007A69AA" w:rsidRDefault="007E3CEE" w:rsidP="007E3CEE">
      <w:pPr>
        <w:rPr>
          <w:rFonts w:ascii="Times New Roman" w:hAnsi="Times New Roman" w:cs="Times New Roman"/>
        </w:rPr>
      </w:pPr>
    </w:p>
    <w:p w14:paraId="6BB5BCEC" w14:textId="77777777" w:rsidR="007E3CEE" w:rsidRPr="007A69AA" w:rsidRDefault="007E3CEE" w:rsidP="007E3CEE">
      <w:pPr>
        <w:rPr>
          <w:rFonts w:ascii="Times New Roman" w:hAnsi="Times New Roman" w:cs="Times New Roman"/>
          <w:u w:val="single"/>
        </w:rPr>
      </w:pPr>
    </w:p>
    <w:sectPr w:rsidR="007E3CEE" w:rsidRPr="007A69AA">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3803A1" w14:textId="77777777" w:rsidR="00AA272E" w:rsidRDefault="00AA272E">
      <w:pPr>
        <w:spacing w:after="0" w:line="240" w:lineRule="auto"/>
      </w:pPr>
      <w:r>
        <w:separator/>
      </w:r>
    </w:p>
  </w:endnote>
  <w:endnote w:type="continuationSeparator" w:id="0">
    <w:p w14:paraId="3E147B53" w14:textId="77777777" w:rsidR="00AA272E" w:rsidRDefault="00AA2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24114892"/>
      <w:docPartObj>
        <w:docPartGallery w:val="Page Numbers (Bottom of Page)"/>
        <w:docPartUnique/>
      </w:docPartObj>
    </w:sdtPr>
    <w:sdtEndPr>
      <w:rPr>
        <w:rStyle w:val="PageNumber"/>
      </w:rPr>
    </w:sdtEndPr>
    <w:sdtContent>
      <w:p w14:paraId="44B9223D" w14:textId="38C91770" w:rsidR="0029557B" w:rsidRDefault="0029557B" w:rsidP="00CA6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FCA0FF" w14:textId="77777777" w:rsidR="0029557B" w:rsidRDefault="0029557B" w:rsidP="002955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11167843"/>
      <w:docPartObj>
        <w:docPartGallery w:val="Page Numbers (Bottom of Page)"/>
        <w:docPartUnique/>
      </w:docPartObj>
    </w:sdtPr>
    <w:sdtEndPr>
      <w:rPr>
        <w:rStyle w:val="PageNumber"/>
        <w:rFonts w:ascii="Times New Roman" w:hAnsi="Times New Roman" w:cs="Times New Roman"/>
        <w:sz w:val="20"/>
        <w:szCs w:val="20"/>
      </w:rPr>
    </w:sdtEndPr>
    <w:sdtContent>
      <w:p w14:paraId="34747606" w14:textId="454F42C9" w:rsidR="0029557B" w:rsidRPr="0029557B" w:rsidRDefault="0029557B" w:rsidP="00CA6E60">
        <w:pPr>
          <w:pStyle w:val="Footer"/>
          <w:framePr w:wrap="none" w:vAnchor="text" w:hAnchor="margin" w:xAlign="right" w:y="1"/>
          <w:rPr>
            <w:rStyle w:val="PageNumber"/>
            <w:rFonts w:ascii="Times New Roman" w:hAnsi="Times New Roman" w:cs="Times New Roman"/>
            <w:sz w:val="20"/>
            <w:szCs w:val="20"/>
          </w:rPr>
        </w:pPr>
        <w:r w:rsidRPr="0029557B">
          <w:rPr>
            <w:rStyle w:val="PageNumber"/>
            <w:rFonts w:ascii="Times New Roman" w:hAnsi="Times New Roman" w:cs="Times New Roman"/>
            <w:sz w:val="20"/>
            <w:szCs w:val="20"/>
          </w:rPr>
          <w:fldChar w:fldCharType="begin"/>
        </w:r>
        <w:r w:rsidRPr="0029557B">
          <w:rPr>
            <w:rStyle w:val="PageNumber"/>
            <w:rFonts w:ascii="Times New Roman" w:hAnsi="Times New Roman" w:cs="Times New Roman"/>
            <w:sz w:val="20"/>
            <w:szCs w:val="20"/>
          </w:rPr>
          <w:instrText xml:space="preserve"> PAGE </w:instrText>
        </w:r>
        <w:r w:rsidRPr="0029557B">
          <w:rPr>
            <w:rStyle w:val="PageNumber"/>
            <w:rFonts w:ascii="Times New Roman" w:hAnsi="Times New Roman" w:cs="Times New Roman"/>
            <w:sz w:val="20"/>
            <w:szCs w:val="20"/>
          </w:rPr>
          <w:fldChar w:fldCharType="separate"/>
        </w:r>
        <w:r w:rsidRPr="0029557B">
          <w:rPr>
            <w:rStyle w:val="PageNumber"/>
            <w:rFonts w:ascii="Times New Roman" w:hAnsi="Times New Roman" w:cs="Times New Roman"/>
            <w:noProof/>
            <w:sz w:val="20"/>
            <w:szCs w:val="20"/>
          </w:rPr>
          <w:t>1</w:t>
        </w:r>
        <w:r w:rsidRPr="0029557B">
          <w:rPr>
            <w:rStyle w:val="PageNumber"/>
            <w:rFonts w:ascii="Times New Roman" w:hAnsi="Times New Roman" w:cs="Times New Roman"/>
            <w:sz w:val="20"/>
            <w:szCs w:val="20"/>
          </w:rPr>
          <w:fldChar w:fldCharType="end"/>
        </w:r>
      </w:p>
    </w:sdtContent>
  </w:sdt>
  <w:p w14:paraId="674746D0" w14:textId="77777777" w:rsidR="0029557B" w:rsidRDefault="0029557B" w:rsidP="002955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E1EE1B" w14:textId="77777777" w:rsidR="00AA272E" w:rsidRDefault="00AA272E">
      <w:pPr>
        <w:spacing w:after="0" w:line="240" w:lineRule="auto"/>
      </w:pPr>
      <w:r>
        <w:separator/>
      </w:r>
    </w:p>
  </w:footnote>
  <w:footnote w:type="continuationSeparator" w:id="0">
    <w:p w14:paraId="6724382E" w14:textId="77777777" w:rsidR="00AA272E" w:rsidRDefault="00AA2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8A00B2" w14:textId="213EE18A" w:rsidR="001D1402" w:rsidRPr="00EE60FF" w:rsidRDefault="00AA272E" w:rsidP="001D1402">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72365"/>
    <w:multiLevelType w:val="hybridMultilevel"/>
    <w:tmpl w:val="43824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ernandez-Cantu, Nacu B [C B E]">
    <w15:presenceInfo w15:providerId="None" w15:userId="Hernandez-Cantu, Nacu B [C B 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47"/>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EE"/>
    <w:rsid w:val="0001492B"/>
    <w:rsid w:val="00022753"/>
    <w:rsid w:val="00070AB9"/>
    <w:rsid w:val="00090FB2"/>
    <w:rsid w:val="000A3B7A"/>
    <w:rsid w:val="000A4EEB"/>
    <w:rsid w:val="000B649F"/>
    <w:rsid w:val="000C2958"/>
    <w:rsid w:val="000D64F2"/>
    <w:rsid w:val="001040EE"/>
    <w:rsid w:val="001062DA"/>
    <w:rsid w:val="00132F7E"/>
    <w:rsid w:val="001759C0"/>
    <w:rsid w:val="0017796C"/>
    <w:rsid w:val="00180DBE"/>
    <w:rsid w:val="001915D3"/>
    <w:rsid w:val="00195B9E"/>
    <w:rsid w:val="001A04D4"/>
    <w:rsid w:val="001A0822"/>
    <w:rsid w:val="001D3763"/>
    <w:rsid w:val="001E2B57"/>
    <w:rsid w:val="001E5179"/>
    <w:rsid w:val="00243C70"/>
    <w:rsid w:val="0026192B"/>
    <w:rsid w:val="0026634E"/>
    <w:rsid w:val="0029557B"/>
    <w:rsid w:val="002A00BD"/>
    <w:rsid w:val="002C01B8"/>
    <w:rsid w:val="002D42D6"/>
    <w:rsid w:val="002E2F73"/>
    <w:rsid w:val="002E6838"/>
    <w:rsid w:val="00300B85"/>
    <w:rsid w:val="00321ADE"/>
    <w:rsid w:val="00322A28"/>
    <w:rsid w:val="0034398A"/>
    <w:rsid w:val="00365D46"/>
    <w:rsid w:val="003661F7"/>
    <w:rsid w:val="003D78E9"/>
    <w:rsid w:val="003F65CA"/>
    <w:rsid w:val="00401054"/>
    <w:rsid w:val="00402F0A"/>
    <w:rsid w:val="0040366A"/>
    <w:rsid w:val="0041007C"/>
    <w:rsid w:val="00417898"/>
    <w:rsid w:val="004254B0"/>
    <w:rsid w:val="00430B99"/>
    <w:rsid w:val="00441A1C"/>
    <w:rsid w:val="00450AC7"/>
    <w:rsid w:val="00450B96"/>
    <w:rsid w:val="00460176"/>
    <w:rsid w:val="00474CFC"/>
    <w:rsid w:val="00486A63"/>
    <w:rsid w:val="004D1913"/>
    <w:rsid w:val="004D4EC2"/>
    <w:rsid w:val="004E7C9D"/>
    <w:rsid w:val="004F3C02"/>
    <w:rsid w:val="0051237A"/>
    <w:rsid w:val="0053448A"/>
    <w:rsid w:val="00552453"/>
    <w:rsid w:val="00552927"/>
    <w:rsid w:val="00554749"/>
    <w:rsid w:val="00561E8B"/>
    <w:rsid w:val="00582668"/>
    <w:rsid w:val="005A1D71"/>
    <w:rsid w:val="005A2365"/>
    <w:rsid w:val="005B4951"/>
    <w:rsid w:val="005C2F73"/>
    <w:rsid w:val="005C6F6F"/>
    <w:rsid w:val="005E35AD"/>
    <w:rsid w:val="00610C79"/>
    <w:rsid w:val="00614CF5"/>
    <w:rsid w:val="00637EAD"/>
    <w:rsid w:val="00646736"/>
    <w:rsid w:val="00647148"/>
    <w:rsid w:val="00665686"/>
    <w:rsid w:val="0066746C"/>
    <w:rsid w:val="00683C09"/>
    <w:rsid w:val="006868E4"/>
    <w:rsid w:val="0069275C"/>
    <w:rsid w:val="006A657D"/>
    <w:rsid w:val="006B77F0"/>
    <w:rsid w:val="006D4697"/>
    <w:rsid w:val="006D6B98"/>
    <w:rsid w:val="006E02C5"/>
    <w:rsid w:val="006F32E5"/>
    <w:rsid w:val="006F5E56"/>
    <w:rsid w:val="00700CFE"/>
    <w:rsid w:val="007076DC"/>
    <w:rsid w:val="00715A03"/>
    <w:rsid w:val="007226B6"/>
    <w:rsid w:val="0074120D"/>
    <w:rsid w:val="00744461"/>
    <w:rsid w:val="007546F1"/>
    <w:rsid w:val="007635D1"/>
    <w:rsid w:val="00770569"/>
    <w:rsid w:val="007956C0"/>
    <w:rsid w:val="007A13C8"/>
    <w:rsid w:val="007A69AA"/>
    <w:rsid w:val="007A69FD"/>
    <w:rsid w:val="007A7E92"/>
    <w:rsid w:val="007E3CEE"/>
    <w:rsid w:val="00854686"/>
    <w:rsid w:val="00865533"/>
    <w:rsid w:val="00867618"/>
    <w:rsid w:val="00891C9B"/>
    <w:rsid w:val="008A0574"/>
    <w:rsid w:val="008B4531"/>
    <w:rsid w:val="008C3ECA"/>
    <w:rsid w:val="008C4A6F"/>
    <w:rsid w:val="008C6443"/>
    <w:rsid w:val="008F06EC"/>
    <w:rsid w:val="00914046"/>
    <w:rsid w:val="00997B86"/>
    <w:rsid w:val="009A42B4"/>
    <w:rsid w:val="009B7A18"/>
    <w:rsid w:val="009E049D"/>
    <w:rsid w:val="00A34E28"/>
    <w:rsid w:val="00A46EE3"/>
    <w:rsid w:val="00A518FC"/>
    <w:rsid w:val="00A52DF2"/>
    <w:rsid w:val="00A70706"/>
    <w:rsid w:val="00A70848"/>
    <w:rsid w:val="00A92BAF"/>
    <w:rsid w:val="00AA272E"/>
    <w:rsid w:val="00AB184D"/>
    <w:rsid w:val="00AD1AEF"/>
    <w:rsid w:val="00AE52FF"/>
    <w:rsid w:val="00AF672B"/>
    <w:rsid w:val="00B00103"/>
    <w:rsid w:val="00B05FFC"/>
    <w:rsid w:val="00B06A24"/>
    <w:rsid w:val="00B118CD"/>
    <w:rsid w:val="00B15385"/>
    <w:rsid w:val="00B21426"/>
    <w:rsid w:val="00B31EB2"/>
    <w:rsid w:val="00B51CF4"/>
    <w:rsid w:val="00B62223"/>
    <w:rsid w:val="00B62B48"/>
    <w:rsid w:val="00B73E3C"/>
    <w:rsid w:val="00B75F16"/>
    <w:rsid w:val="00B92B9D"/>
    <w:rsid w:val="00BD17EB"/>
    <w:rsid w:val="00BE23ED"/>
    <w:rsid w:val="00BE5ACB"/>
    <w:rsid w:val="00BF5085"/>
    <w:rsid w:val="00C078E6"/>
    <w:rsid w:val="00C07E24"/>
    <w:rsid w:val="00C21CAF"/>
    <w:rsid w:val="00C53C49"/>
    <w:rsid w:val="00C53ED7"/>
    <w:rsid w:val="00C54DB2"/>
    <w:rsid w:val="00C72DC2"/>
    <w:rsid w:val="00C86EFC"/>
    <w:rsid w:val="00CA0878"/>
    <w:rsid w:val="00CA4284"/>
    <w:rsid w:val="00CB536F"/>
    <w:rsid w:val="00CB66BE"/>
    <w:rsid w:val="00CB701E"/>
    <w:rsid w:val="00CB722B"/>
    <w:rsid w:val="00CD16A7"/>
    <w:rsid w:val="00D04D4F"/>
    <w:rsid w:val="00D15007"/>
    <w:rsid w:val="00D21F8A"/>
    <w:rsid w:val="00D24E7F"/>
    <w:rsid w:val="00D2508E"/>
    <w:rsid w:val="00D269B8"/>
    <w:rsid w:val="00D4127F"/>
    <w:rsid w:val="00D74917"/>
    <w:rsid w:val="00D75E5A"/>
    <w:rsid w:val="00D77683"/>
    <w:rsid w:val="00DA3B36"/>
    <w:rsid w:val="00DB1C7B"/>
    <w:rsid w:val="00E02648"/>
    <w:rsid w:val="00E04B0B"/>
    <w:rsid w:val="00E07F58"/>
    <w:rsid w:val="00E141F6"/>
    <w:rsid w:val="00E15A08"/>
    <w:rsid w:val="00E15CF3"/>
    <w:rsid w:val="00E23648"/>
    <w:rsid w:val="00E269FA"/>
    <w:rsid w:val="00E302AE"/>
    <w:rsid w:val="00E62151"/>
    <w:rsid w:val="00E65CEA"/>
    <w:rsid w:val="00E750AA"/>
    <w:rsid w:val="00E77CCD"/>
    <w:rsid w:val="00E9694D"/>
    <w:rsid w:val="00E9728F"/>
    <w:rsid w:val="00EA2C8A"/>
    <w:rsid w:val="00EB0A54"/>
    <w:rsid w:val="00EC0EF1"/>
    <w:rsid w:val="00EC4C4E"/>
    <w:rsid w:val="00ED3B88"/>
    <w:rsid w:val="00EE4DA3"/>
    <w:rsid w:val="00EE510A"/>
    <w:rsid w:val="00EE60FF"/>
    <w:rsid w:val="00EF68F4"/>
    <w:rsid w:val="00F01881"/>
    <w:rsid w:val="00F3011A"/>
    <w:rsid w:val="00F3206B"/>
    <w:rsid w:val="00F44D3A"/>
    <w:rsid w:val="00F4647F"/>
    <w:rsid w:val="00F659AE"/>
    <w:rsid w:val="00F929EC"/>
    <w:rsid w:val="00FD0871"/>
    <w:rsid w:val="00FE09B0"/>
    <w:rsid w:val="00FF2D28"/>
    <w:rsid w:val="00FF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5D27D"/>
  <w15:chartTrackingRefBased/>
  <w15:docId w15:val="{85FC01EB-8ED9-44A0-9584-A3BC9B15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C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CE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E3CEE"/>
    <w:pPr>
      <w:ind w:left="720"/>
      <w:contextualSpacing/>
    </w:pPr>
  </w:style>
  <w:style w:type="paragraph" w:styleId="Header">
    <w:name w:val="header"/>
    <w:basedOn w:val="Normal"/>
    <w:link w:val="HeaderChar"/>
    <w:uiPriority w:val="99"/>
    <w:unhideWhenUsed/>
    <w:rsid w:val="007E3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CEE"/>
  </w:style>
  <w:style w:type="paragraph" w:customStyle="1" w:styleId="p16">
    <w:name w:val="p16"/>
    <w:basedOn w:val="Normal"/>
    <w:rsid w:val="007E3CEE"/>
    <w:pPr>
      <w:tabs>
        <w:tab w:val="left" w:pos="380"/>
      </w:tabs>
      <w:spacing w:after="0" w:line="200" w:lineRule="auto"/>
      <w:ind w:left="680" w:firstLine="288"/>
    </w:pPr>
    <w:rPr>
      <w:rFonts w:ascii="Times New Roman" w:eastAsia="Times New Roman" w:hAnsi="Times New Roman" w:cs="Times New Roman"/>
      <w:sz w:val="24"/>
      <w:szCs w:val="20"/>
    </w:rPr>
  </w:style>
  <w:style w:type="paragraph" w:customStyle="1" w:styleId="t15">
    <w:name w:val="t15"/>
    <w:basedOn w:val="Normal"/>
    <w:rsid w:val="007E3CEE"/>
    <w:pPr>
      <w:spacing w:after="0" w:line="240" w:lineRule="auto"/>
    </w:pPr>
    <w:rPr>
      <w:rFonts w:ascii="Times New Roman" w:eastAsia="Times New Roman" w:hAnsi="Times New Roman" w:cs="Times New Roman"/>
      <w:sz w:val="24"/>
      <w:szCs w:val="20"/>
    </w:rPr>
  </w:style>
  <w:style w:type="paragraph" w:customStyle="1" w:styleId="p17">
    <w:name w:val="p17"/>
    <w:basedOn w:val="Normal"/>
    <w:rsid w:val="007E3CEE"/>
    <w:pPr>
      <w:tabs>
        <w:tab w:val="left" w:pos="2820"/>
      </w:tabs>
      <w:spacing w:after="0" w:line="240" w:lineRule="auto"/>
      <w:ind w:left="2056" w:hanging="2736"/>
    </w:pPr>
    <w:rPr>
      <w:rFonts w:ascii="Times New Roman" w:eastAsia="Times New Roman" w:hAnsi="Times New Roman" w:cs="Times New Roman"/>
      <w:sz w:val="24"/>
      <w:szCs w:val="20"/>
    </w:rPr>
  </w:style>
  <w:style w:type="paragraph" w:customStyle="1" w:styleId="p2">
    <w:name w:val="p2"/>
    <w:basedOn w:val="Normal"/>
    <w:rsid w:val="007E3CEE"/>
    <w:pPr>
      <w:tabs>
        <w:tab w:val="left" w:pos="780"/>
      </w:tabs>
      <w:spacing w:after="0" w:line="200" w:lineRule="auto"/>
    </w:pPr>
    <w:rPr>
      <w:rFonts w:ascii="Times New Roman" w:eastAsia="Times New Roman" w:hAnsi="Times New Roman" w:cs="Times New Roman"/>
      <w:sz w:val="24"/>
      <w:szCs w:val="20"/>
    </w:rPr>
  </w:style>
  <w:style w:type="paragraph" w:customStyle="1" w:styleId="p19">
    <w:name w:val="p19"/>
    <w:basedOn w:val="Normal"/>
    <w:rsid w:val="007E3CEE"/>
    <w:pPr>
      <w:tabs>
        <w:tab w:val="left" w:pos="4700"/>
      </w:tabs>
      <w:spacing w:after="0" w:line="240" w:lineRule="auto"/>
      <w:ind w:left="3960"/>
    </w:pPr>
    <w:rPr>
      <w:rFonts w:ascii="Times New Roman" w:eastAsia="Times New Roman" w:hAnsi="Times New Roman" w:cs="Times New Roman"/>
      <w:sz w:val="24"/>
      <w:szCs w:val="20"/>
    </w:rPr>
  </w:style>
  <w:style w:type="paragraph" w:customStyle="1" w:styleId="c21">
    <w:name w:val="c21"/>
    <w:basedOn w:val="Normal"/>
    <w:rsid w:val="007E3CEE"/>
    <w:pPr>
      <w:spacing w:after="0" w:line="240" w:lineRule="auto"/>
      <w:jc w:val="center"/>
    </w:pPr>
    <w:rPr>
      <w:rFonts w:ascii="Times New Roman" w:eastAsia="Times New Roman" w:hAnsi="Times New Roman" w:cs="Times New Roman"/>
      <w:sz w:val="24"/>
      <w:szCs w:val="20"/>
    </w:rPr>
  </w:style>
  <w:style w:type="paragraph" w:customStyle="1" w:styleId="p22">
    <w:name w:val="p22"/>
    <w:basedOn w:val="Normal"/>
    <w:rsid w:val="007E3CEE"/>
    <w:pPr>
      <w:tabs>
        <w:tab w:val="left" w:pos="780"/>
      </w:tabs>
      <w:spacing w:after="0" w:line="480" w:lineRule="auto"/>
      <w:jc w:val="both"/>
    </w:pPr>
    <w:rPr>
      <w:rFonts w:ascii="Times New Roman" w:eastAsia="Times New Roman" w:hAnsi="Times New Roman" w:cs="Times New Roman"/>
      <w:sz w:val="24"/>
      <w:szCs w:val="20"/>
    </w:rPr>
  </w:style>
  <w:style w:type="paragraph" w:customStyle="1" w:styleId="t20">
    <w:name w:val="t20"/>
    <w:basedOn w:val="Normal"/>
    <w:rsid w:val="007E3CEE"/>
    <w:pPr>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6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6F1"/>
    <w:rPr>
      <w:rFonts w:ascii="Segoe UI" w:hAnsi="Segoe UI" w:cs="Segoe UI"/>
      <w:sz w:val="18"/>
      <w:szCs w:val="18"/>
    </w:rPr>
  </w:style>
  <w:style w:type="character" w:styleId="CommentReference">
    <w:name w:val="annotation reference"/>
    <w:basedOn w:val="DefaultParagraphFont"/>
    <w:uiPriority w:val="99"/>
    <w:semiHidden/>
    <w:unhideWhenUsed/>
    <w:rsid w:val="0051237A"/>
    <w:rPr>
      <w:sz w:val="16"/>
      <w:szCs w:val="16"/>
    </w:rPr>
  </w:style>
  <w:style w:type="paragraph" w:styleId="CommentText">
    <w:name w:val="annotation text"/>
    <w:basedOn w:val="Normal"/>
    <w:link w:val="CommentTextChar"/>
    <w:uiPriority w:val="99"/>
    <w:semiHidden/>
    <w:unhideWhenUsed/>
    <w:rsid w:val="0051237A"/>
    <w:pPr>
      <w:spacing w:line="240" w:lineRule="auto"/>
    </w:pPr>
    <w:rPr>
      <w:sz w:val="20"/>
      <w:szCs w:val="20"/>
    </w:rPr>
  </w:style>
  <w:style w:type="character" w:customStyle="1" w:styleId="CommentTextChar">
    <w:name w:val="Comment Text Char"/>
    <w:basedOn w:val="DefaultParagraphFont"/>
    <w:link w:val="CommentText"/>
    <w:uiPriority w:val="99"/>
    <w:semiHidden/>
    <w:rsid w:val="0051237A"/>
    <w:rPr>
      <w:sz w:val="20"/>
      <w:szCs w:val="20"/>
    </w:rPr>
  </w:style>
  <w:style w:type="paragraph" w:styleId="CommentSubject">
    <w:name w:val="annotation subject"/>
    <w:basedOn w:val="CommentText"/>
    <w:next w:val="CommentText"/>
    <w:link w:val="CommentSubjectChar"/>
    <w:uiPriority w:val="99"/>
    <w:semiHidden/>
    <w:unhideWhenUsed/>
    <w:rsid w:val="0051237A"/>
    <w:rPr>
      <w:b/>
      <w:bCs/>
    </w:rPr>
  </w:style>
  <w:style w:type="character" w:customStyle="1" w:styleId="CommentSubjectChar">
    <w:name w:val="Comment Subject Char"/>
    <w:basedOn w:val="CommentTextChar"/>
    <w:link w:val="CommentSubject"/>
    <w:uiPriority w:val="99"/>
    <w:semiHidden/>
    <w:rsid w:val="0051237A"/>
    <w:rPr>
      <w:b/>
      <w:bCs/>
      <w:sz w:val="20"/>
      <w:szCs w:val="20"/>
    </w:rPr>
  </w:style>
  <w:style w:type="paragraph" w:styleId="Footer">
    <w:name w:val="footer"/>
    <w:basedOn w:val="Normal"/>
    <w:link w:val="FooterChar"/>
    <w:uiPriority w:val="99"/>
    <w:unhideWhenUsed/>
    <w:rsid w:val="00512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37A"/>
  </w:style>
  <w:style w:type="paragraph" w:styleId="Revision">
    <w:name w:val="Revision"/>
    <w:hidden/>
    <w:uiPriority w:val="99"/>
    <w:semiHidden/>
    <w:rsid w:val="00474CFC"/>
    <w:pPr>
      <w:spacing w:after="0" w:line="240" w:lineRule="auto"/>
    </w:pPr>
  </w:style>
  <w:style w:type="character" w:styleId="PageNumber">
    <w:name w:val="page number"/>
    <w:basedOn w:val="DefaultParagraphFont"/>
    <w:uiPriority w:val="99"/>
    <w:semiHidden/>
    <w:unhideWhenUsed/>
    <w:rsid w:val="00295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3" ma:contentTypeDescription="Ein neues Dokument erstellen." ma:contentTypeScope="" ma:versionID="039882e52e46de2f8faa8f3360ff080b">
  <xsd:schema xmlns:xsd="http://www.w3.org/2001/XMLSchema" xmlns:xs="http://www.w3.org/2001/XMLSchema" xmlns:p="http://schemas.microsoft.com/office/2006/metadata/properties" xmlns:ns3="d8bbcf55-e224-4026-b446-5e7199deeaa8" xmlns:ns4="04c25456-6f63-42e7-b64c-95259f3acf7b" targetNamespace="http://schemas.microsoft.com/office/2006/metadata/properties" ma:root="true" ma:fieldsID="8ff52f1b9137782514f534df5cf17767" ns3:_="" ns4:_="">
    <xsd:import namespace="d8bbcf55-e224-4026-b446-5e7199deeaa8"/>
    <xsd:import namespace="04c25456-6f63-42e7-b64c-95259f3acf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5456-6f63-42e7-b64c-95259f3acf7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34D60A-2EFA-40D0-9FAD-055A84FDB7AF}">
  <ds:schemaRefs>
    <ds:schemaRef ds:uri="http://schemas.microsoft.com/sharepoint/v3/contenttype/forms"/>
  </ds:schemaRefs>
</ds:datastoreItem>
</file>

<file path=customXml/itemProps2.xml><?xml version="1.0" encoding="utf-8"?>
<ds:datastoreItem xmlns:ds="http://schemas.openxmlformats.org/officeDocument/2006/customXml" ds:itemID="{629E6D53-9F08-429B-B2B2-E14EA5AF1E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5B72B2-3FFF-4EFC-9BFE-977F95BA72BB}">
  <ds:schemaRefs>
    <ds:schemaRef ds:uri="http://schemas.openxmlformats.org/officeDocument/2006/bibliography"/>
  </ds:schemaRefs>
</ds:datastoreItem>
</file>

<file path=customXml/itemProps4.xml><?xml version="1.0" encoding="utf-8"?>
<ds:datastoreItem xmlns:ds="http://schemas.openxmlformats.org/officeDocument/2006/customXml" ds:itemID="{D3FC92AF-5C84-43CD-B142-7AF7042C0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04c25456-6f63-42e7-b64c-95259f3ac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3032</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Hernandez-Cantu, Nacu B [C B E]</cp:lastModifiedBy>
  <cp:revision>2</cp:revision>
  <dcterms:created xsi:type="dcterms:W3CDTF">2020-11-11T17:13:00Z</dcterms:created>
  <dcterms:modified xsi:type="dcterms:W3CDTF">2020-11-11T17:13:00Z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