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3AB79E" w14:textId="77777777" w:rsidR="00CD4343" w:rsidRPr="00EB12A3" w:rsidRDefault="00CD4343" w:rsidP="00EB12A3">
      <w:pPr>
        <w:pStyle w:val="Title"/>
        <w:jc w:val="center"/>
        <w:rPr>
          <w:rFonts w:ascii="Times New Roman" w:hAnsi="Times New Roman" w:cs="Times New Roman"/>
          <w:b/>
          <w:bCs/>
          <w:sz w:val="28"/>
          <w:szCs w:val="28"/>
        </w:rPr>
      </w:pPr>
      <w:r w:rsidRPr="00EB12A3">
        <w:rPr>
          <w:rFonts w:ascii="Times New Roman" w:hAnsi="Times New Roman" w:cs="Times New Roman"/>
          <w:b/>
          <w:bCs/>
          <w:sz w:val="28"/>
          <w:szCs w:val="28"/>
        </w:rPr>
        <w:t>Non-Exclusive Sublicense Agreement</w:t>
      </w:r>
    </w:p>
    <w:p w14:paraId="73A32227" w14:textId="77777777" w:rsidR="00CD4343" w:rsidRPr="00F67DB2" w:rsidRDefault="00CD4343" w:rsidP="00F67DB2">
      <w:pPr>
        <w:jc w:val="both"/>
        <w:rPr>
          <w:rFonts w:ascii="Times New Roman" w:hAnsi="Times New Roman" w:cs="Times New Roman"/>
        </w:rPr>
      </w:pPr>
      <w:r w:rsidRPr="00F67DB2">
        <w:rPr>
          <w:rFonts w:ascii="Times New Roman" w:hAnsi="Times New Roman" w:cs="Times New Roman"/>
        </w:rPr>
        <w:tab/>
      </w:r>
    </w:p>
    <w:p w14:paraId="546238D0" w14:textId="171A11FA" w:rsidR="00CD4343" w:rsidRPr="00F67DB2" w:rsidRDefault="00CD4343" w:rsidP="00F67DB2">
      <w:pPr>
        <w:jc w:val="both"/>
        <w:rPr>
          <w:rFonts w:ascii="Times New Roman" w:hAnsi="Times New Roman" w:cs="Times New Roman"/>
        </w:rPr>
      </w:pPr>
      <w:r w:rsidRPr="00F67DB2">
        <w:rPr>
          <w:rFonts w:ascii="Times New Roman" w:hAnsi="Times New Roman" w:cs="Times New Roman"/>
        </w:rPr>
        <w:t xml:space="preserve">THIS NON EXCLUSIVE SUBLICENSE AGREEMENT (the "Agreement") is made this ____ day of </w:t>
      </w:r>
      <w:r w:rsidR="00BC52FE" w:rsidRPr="00F67DB2">
        <w:rPr>
          <w:rFonts w:ascii="Times New Roman" w:hAnsi="Times New Roman" w:cs="Times New Roman"/>
        </w:rPr>
        <w:t>September</w:t>
      </w:r>
      <w:del w:id="0" w:author="Glenn Johnson" w:date="2020-09-01T12:07:00Z">
        <w:r w:rsidR="00981F24" w:rsidRPr="00F67DB2" w:rsidDel="00BC52FE">
          <w:rPr>
            <w:rFonts w:ascii="Times New Roman" w:hAnsi="Times New Roman" w:cs="Times New Roman"/>
          </w:rPr>
          <w:delText>August</w:delText>
        </w:r>
      </w:del>
      <w:r w:rsidRPr="00F67DB2">
        <w:rPr>
          <w:rFonts w:ascii="Times New Roman" w:hAnsi="Times New Roman" w:cs="Times New Roman"/>
        </w:rPr>
        <w:t xml:space="preserve">, 2020 (the "Effective Date"), by and between Master Builders Solutions US LLC (by and through its </w:t>
      </w:r>
      <w:proofErr w:type="spellStart"/>
      <w:r w:rsidRPr="00F67DB2">
        <w:rPr>
          <w:rFonts w:ascii="Times New Roman" w:hAnsi="Times New Roman" w:cs="Times New Roman"/>
        </w:rPr>
        <w:t>Colorbiotics</w:t>
      </w:r>
      <w:proofErr w:type="spellEnd"/>
      <w:r w:rsidRPr="00F67DB2">
        <w:rPr>
          <w:rFonts w:ascii="Times New Roman" w:hAnsi="Times New Roman" w:cs="Times New Roman"/>
        </w:rPr>
        <w:t>® business line), a Delaware limited liability company, with offices located at 1725 Dayton Avenue, Ames, IA 50010 (hereinafter referred to as “Licensee” or “MBS”) and SoyLei Innovations,</w:t>
      </w:r>
      <w:ins w:id="1" w:author="Glenn Johnson" w:date="2020-09-01T12:09:00Z">
        <w:r w:rsidR="00B709E5" w:rsidRPr="00F67DB2">
          <w:rPr>
            <w:rFonts w:ascii="Times New Roman" w:hAnsi="Times New Roman" w:cs="Times New Roman"/>
          </w:rPr>
          <w:t xml:space="preserve"> LLC</w:t>
        </w:r>
      </w:ins>
      <w:ins w:id="2" w:author="Glenn Johnson" w:date="2020-09-05T10:00:00Z">
        <w:r w:rsidR="00A3755F" w:rsidRPr="00F67DB2">
          <w:rPr>
            <w:rFonts w:ascii="Times New Roman" w:hAnsi="Times New Roman" w:cs="Times New Roman"/>
          </w:rPr>
          <w:t>,</w:t>
        </w:r>
      </w:ins>
      <w:r w:rsidRPr="00F67DB2">
        <w:rPr>
          <w:rFonts w:ascii="Times New Roman" w:hAnsi="Times New Roman" w:cs="Times New Roman"/>
        </w:rPr>
        <w:t xml:space="preserve"> a</w:t>
      </w:r>
      <w:ins w:id="3" w:author="Glenn Johnson" w:date="2020-09-01T12:08:00Z">
        <w:r w:rsidR="00BC52FE" w:rsidRPr="00F67DB2">
          <w:rPr>
            <w:rFonts w:ascii="Times New Roman" w:hAnsi="Times New Roman" w:cs="Times New Roman"/>
          </w:rPr>
          <w:t>n</w:t>
        </w:r>
      </w:ins>
      <w:del w:id="4" w:author="Glenn Johnson" w:date="2020-09-01T12:08:00Z">
        <w:r w:rsidRPr="00F67DB2" w:rsidDel="00BC52FE">
          <w:rPr>
            <w:rFonts w:ascii="Times New Roman" w:hAnsi="Times New Roman" w:cs="Times New Roman"/>
          </w:rPr>
          <w:delText xml:space="preserve"> corporation</w:delText>
        </w:r>
      </w:del>
      <w:r w:rsidRPr="00F67DB2">
        <w:rPr>
          <w:rFonts w:ascii="Times New Roman" w:hAnsi="Times New Roman" w:cs="Times New Roman"/>
        </w:rPr>
        <w:t xml:space="preserve"> Iowa limited liability company, with offices located at 812 Ashworth Rd, West Des Moines, IA 50265 (hereinafter referred to as “Licensor” or SLI).</w:t>
      </w:r>
    </w:p>
    <w:p w14:paraId="02B7FBFC" w14:textId="77777777" w:rsidR="00486325" w:rsidRPr="00F67DB2" w:rsidRDefault="00486325" w:rsidP="00F67DB2">
      <w:pPr>
        <w:jc w:val="both"/>
        <w:rPr>
          <w:rFonts w:ascii="Times New Roman" w:hAnsi="Times New Roman" w:cs="Times New Roman"/>
          <w:b/>
          <w:bCs/>
        </w:rPr>
      </w:pPr>
    </w:p>
    <w:p w14:paraId="04F86977" w14:textId="30409F57" w:rsidR="00981F24" w:rsidRPr="00F67DB2" w:rsidRDefault="00981F24" w:rsidP="00F67DB2">
      <w:pPr>
        <w:jc w:val="both"/>
        <w:rPr>
          <w:rFonts w:ascii="Times New Roman" w:hAnsi="Times New Roman" w:cs="Times New Roman"/>
        </w:rPr>
      </w:pPr>
      <w:r w:rsidRPr="00F67DB2">
        <w:rPr>
          <w:rFonts w:ascii="Times New Roman" w:hAnsi="Times New Roman" w:cs="Times New Roman"/>
          <w:b/>
          <w:bCs/>
        </w:rPr>
        <w:t>WHEREAS,</w:t>
      </w:r>
      <w:r w:rsidRPr="00F67DB2">
        <w:rPr>
          <w:rFonts w:ascii="Times New Roman" w:hAnsi="Times New Roman" w:cs="Times New Roman"/>
        </w:rPr>
        <w:t xml:space="preserve"> Licensor has entered into a certain exclusive license agreement with Iowa State University Research Foundation </w:t>
      </w:r>
      <w:r w:rsidR="004F594B" w:rsidRPr="00F67DB2">
        <w:rPr>
          <w:rFonts w:ascii="Times New Roman" w:hAnsi="Times New Roman" w:cs="Times New Roman"/>
        </w:rPr>
        <w:t>having an Effective Date of</w:t>
      </w:r>
      <w:r w:rsidRPr="00F67DB2">
        <w:rPr>
          <w:rFonts w:ascii="Times New Roman" w:hAnsi="Times New Roman" w:cs="Times New Roman"/>
        </w:rPr>
        <w:t xml:space="preserve"> June 30, 20</w:t>
      </w:r>
      <w:r w:rsidR="003F3240" w:rsidRPr="00F67DB2">
        <w:rPr>
          <w:rFonts w:ascii="Times New Roman" w:hAnsi="Times New Roman" w:cs="Times New Roman"/>
        </w:rPr>
        <w:t>20</w:t>
      </w:r>
      <w:r w:rsidRPr="00F67DB2">
        <w:rPr>
          <w:rFonts w:ascii="Times New Roman" w:hAnsi="Times New Roman" w:cs="Times New Roman"/>
        </w:rPr>
        <w:t xml:space="preserve"> </w:t>
      </w:r>
      <w:r w:rsidR="004F594B" w:rsidRPr="00F67DB2">
        <w:rPr>
          <w:rFonts w:ascii="Times New Roman" w:hAnsi="Times New Roman" w:cs="Times New Roman"/>
        </w:rPr>
        <w:t xml:space="preserve">and which is </w:t>
      </w:r>
      <w:r w:rsidRPr="00F67DB2">
        <w:rPr>
          <w:rFonts w:ascii="Times New Roman" w:hAnsi="Times New Roman" w:cs="Times New Roman"/>
        </w:rPr>
        <w:t>referred to as “ISURF_04857_05127_Exclusive Licens</w:t>
      </w:r>
      <w:r w:rsidR="00486325" w:rsidRPr="00F67DB2">
        <w:rPr>
          <w:rFonts w:ascii="Times New Roman" w:hAnsi="Times New Roman" w:cs="Times New Roman"/>
        </w:rPr>
        <w:t>e”</w:t>
      </w:r>
      <w:r w:rsidRPr="00F67DB2">
        <w:rPr>
          <w:rFonts w:ascii="Times New Roman" w:hAnsi="Times New Roman" w:cs="Times New Roman"/>
        </w:rPr>
        <w:t>;</w:t>
      </w:r>
    </w:p>
    <w:p w14:paraId="4D2C382C" w14:textId="3473D118" w:rsidR="00981F24" w:rsidRPr="00F67DB2" w:rsidRDefault="00981F24" w:rsidP="00F67DB2">
      <w:pPr>
        <w:jc w:val="both"/>
        <w:rPr>
          <w:rFonts w:ascii="Times New Roman" w:hAnsi="Times New Roman" w:cs="Times New Roman"/>
        </w:rPr>
      </w:pPr>
    </w:p>
    <w:p w14:paraId="4489EF88" w14:textId="7277D707" w:rsidR="00981F24" w:rsidRPr="00F67DB2" w:rsidRDefault="00981F24" w:rsidP="00F67DB2">
      <w:pPr>
        <w:jc w:val="both"/>
        <w:rPr>
          <w:rFonts w:ascii="Times New Roman" w:hAnsi="Times New Roman" w:cs="Times New Roman"/>
        </w:rPr>
      </w:pPr>
      <w:r w:rsidRPr="00F67DB2">
        <w:rPr>
          <w:rFonts w:ascii="Times New Roman" w:hAnsi="Times New Roman" w:cs="Times New Roman"/>
          <w:b/>
          <w:bCs/>
        </w:rPr>
        <w:t>WHEREAS,</w:t>
      </w:r>
      <w:r w:rsidRPr="00F67DB2">
        <w:rPr>
          <w:rFonts w:ascii="Times New Roman" w:hAnsi="Times New Roman" w:cs="Times New Roman"/>
        </w:rPr>
        <w:t xml:space="preserve"> </w:t>
      </w:r>
      <w:r w:rsidR="00486325" w:rsidRPr="00F67DB2">
        <w:rPr>
          <w:rFonts w:ascii="Times New Roman" w:hAnsi="Times New Roman" w:cs="Times New Roman"/>
        </w:rPr>
        <w:t xml:space="preserve">the </w:t>
      </w:r>
      <w:r w:rsidR="009635DC" w:rsidRPr="00F67DB2">
        <w:rPr>
          <w:rFonts w:ascii="Times New Roman" w:hAnsi="Times New Roman" w:cs="Times New Roman"/>
        </w:rPr>
        <w:t>ISURF_04857_05127_Exclusive License</w:t>
      </w:r>
      <w:r w:rsidR="00486325" w:rsidRPr="00F67DB2">
        <w:rPr>
          <w:rFonts w:ascii="Times New Roman" w:hAnsi="Times New Roman" w:cs="Times New Roman"/>
        </w:rPr>
        <w:t xml:space="preserve"> permits Licensor to grant sublicenses to third parties;</w:t>
      </w:r>
    </w:p>
    <w:p w14:paraId="63652465" w14:textId="3A322D14" w:rsidR="00981F24" w:rsidRPr="00F67DB2" w:rsidRDefault="00981F24" w:rsidP="00F67DB2">
      <w:pPr>
        <w:jc w:val="both"/>
        <w:rPr>
          <w:rFonts w:ascii="Times New Roman" w:hAnsi="Times New Roman" w:cs="Times New Roman"/>
        </w:rPr>
      </w:pPr>
    </w:p>
    <w:p w14:paraId="31F831CE" w14:textId="525283F5" w:rsidR="00981F24" w:rsidRPr="00F67DB2" w:rsidRDefault="00981F24" w:rsidP="00F67DB2">
      <w:pPr>
        <w:jc w:val="both"/>
        <w:rPr>
          <w:rFonts w:ascii="Times New Roman" w:hAnsi="Times New Roman" w:cs="Times New Roman"/>
        </w:rPr>
      </w:pPr>
      <w:r w:rsidRPr="00F67DB2">
        <w:rPr>
          <w:rFonts w:ascii="Times New Roman" w:hAnsi="Times New Roman" w:cs="Times New Roman"/>
          <w:b/>
          <w:bCs/>
        </w:rPr>
        <w:t>WHEREAS,</w:t>
      </w:r>
      <w:r w:rsidR="00A80F87" w:rsidRPr="00F67DB2">
        <w:rPr>
          <w:rFonts w:ascii="Times New Roman" w:hAnsi="Times New Roman" w:cs="Times New Roman"/>
        </w:rPr>
        <w:t xml:space="preserve"> </w:t>
      </w:r>
      <w:r w:rsidR="00F051EC" w:rsidRPr="00F67DB2">
        <w:rPr>
          <w:rFonts w:ascii="Times New Roman" w:hAnsi="Times New Roman" w:cs="Times New Roman"/>
        </w:rPr>
        <w:t xml:space="preserve">Licensee desires to obtain a sublicense </w:t>
      </w:r>
      <w:r w:rsidR="007F561E" w:rsidRPr="00F67DB2">
        <w:rPr>
          <w:rFonts w:ascii="Times New Roman" w:hAnsi="Times New Roman" w:cs="Times New Roman"/>
        </w:rPr>
        <w:t xml:space="preserve">from Licensor under </w:t>
      </w:r>
      <w:r w:rsidR="009635DC" w:rsidRPr="00F67DB2">
        <w:rPr>
          <w:rFonts w:ascii="Times New Roman" w:hAnsi="Times New Roman" w:cs="Times New Roman"/>
        </w:rPr>
        <w:t>the ISURF_04857_05127_Exclusive License</w:t>
      </w:r>
      <w:r w:rsidR="007A7ABA" w:rsidRPr="00F67DB2">
        <w:rPr>
          <w:rFonts w:ascii="Times New Roman" w:hAnsi="Times New Roman" w:cs="Times New Roman"/>
        </w:rPr>
        <w:t xml:space="preserve"> </w:t>
      </w:r>
      <w:ins w:id="5" w:author="Glenn Johnson" w:date="2020-09-10T09:00:00Z">
        <w:r w:rsidR="007A7ABA" w:rsidRPr="00F67DB2">
          <w:rPr>
            <w:rFonts w:ascii="Times New Roman" w:hAnsi="Times New Roman" w:cs="Times New Roman"/>
          </w:rPr>
          <w:t>(</w:t>
        </w:r>
        <w:r w:rsidR="0033544D" w:rsidRPr="00F67DB2">
          <w:rPr>
            <w:rFonts w:ascii="Times New Roman" w:hAnsi="Times New Roman" w:cs="Times New Roman"/>
          </w:rPr>
          <w:t>also referred to as the ISURF Exclusive License)</w:t>
        </w:r>
      </w:ins>
      <w:r w:rsidR="007F561E" w:rsidRPr="00F67DB2">
        <w:rPr>
          <w:rFonts w:ascii="Times New Roman" w:hAnsi="Times New Roman" w:cs="Times New Roman"/>
        </w:rPr>
        <w:t>;</w:t>
      </w:r>
    </w:p>
    <w:p w14:paraId="344465A6" w14:textId="3EFC6945" w:rsidR="007F561E" w:rsidRPr="00F67DB2" w:rsidRDefault="007F561E" w:rsidP="00F67DB2">
      <w:pPr>
        <w:jc w:val="both"/>
        <w:rPr>
          <w:rFonts w:ascii="Times New Roman" w:hAnsi="Times New Roman" w:cs="Times New Roman"/>
        </w:rPr>
      </w:pPr>
    </w:p>
    <w:p w14:paraId="745F5F58" w14:textId="4733C7F8" w:rsidR="007F561E" w:rsidRPr="00F67DB2" w:rsidRDefault="007F561E" w:rsidP="00F67DB2">
      <w:pPr>
        <w:jc w:val="both"/>
        <w:rPr>
          <w:rFonts w:ascii="Times New Roman" w:hAnsi="Times New Roman" w:cs="Times New Roman"/>
        </w:rPr>
      </w:pPr>
      <w:r w:rsidRPr="00F67DB2">
        <w:rPr>
          <w:rFonts w:ascii="Times New Roman" w:hAnsi="Times New Roman" w:cs="Times New Roman"/>
          <w:b/>
          <w:bCs/>
        </w:rPr>
        <w:t>WHEREAS,</w:t>
      </w:r>
      <w:r w:rsidRPr="00F67DB2">
        <w:rPr>
          <w:rFonts w:ascii="Times New Roman" w:hAnsi="Times New Roman" w:cs="Times New Roman"/>
        </w:rPr>
        <w:t xml:space="preserve"> Licensor is willing to grant</w:t>
      </w:r>
      <w:r w:rsidR="00010225" w:rsidRPr="00F67DB2">
        <w:rPr>
          <w:rFonts w:ascii="Times New Roman" w:hAnsi="Times New Roman" w:cs="Times New Roman"/>
        </w:rPr>
        <w:t xml:space="preserve"> a sublicense under the </w:t>
      </w:r>
      <w:r w:rsidR="003F213E" w:rsidRPr="00F67DB2">
        <w:rPr>
          <w:rFonts w:ascii="Times New Roman" w:hAnsi="Times New Roman" w:cs="Times New Roman"/>
        </w:rPr>
        <w:t>ISURF_04857_05127_Exclusive License</w:t>
      </w:r>
      <w:r w:rsidR="00010225" w:rsidRPr="00F67DB2">
        <w:rPr>
          <w:rFonts w:ascii="Times New Roman" w:hAnsi="Times New Roman" w:cs="Times New Roman"/>
        </w:rPr>
        <w:t xml:space="preserve"> to enable Licensee to make, have made, use, offer for sale and sell certain finished products.</w:t>
      </w:r>
    </w:p>
    <w:p w14:paraId="6DD7C99A" w14:textId="77777777" w:rsidR="00844A12" w:rsidRDefault="00844A12" w:rsidP="00F67DB2">
      <w:pPr>
        <w:jc w:val="both"/>
        <w:rPr>
          <w:rFonts w:ascii="Times New Roman" w:hAnsi="Times New Roman" w:cs="Times New Roman"/>
          <w:b/>
          <w:bCs/>
        </w:rPr>
      </w:pPr>
    </w:p>
    <w:p w14:paraId="77585E1C" w14:textId="6C9A1300" w:rsidR="00010225" w:rsidRPr="00F67DB2" w:rsidRDefault="00010225" w:rsidP="00F67DB2">
      <w:pPr>
        <w:jc w:val="both"/>
        <w:rPr>
          <w:rFonts w:ascii="Times New Roman" w:hAnsi="Times New Roman" w:cs="Times New Roman"/>
        </w:rPr>
      </w:pPr>
      <w:r w:rsidRPr="00F67DB2">
        <w:rPr>
          <w:rFonts w:ascii="Times New Roman" w:hAnsi="Times New Roman" w:cs="Times New Roman"/>
          <w:b/>
          <w:bCs/>
        </w:rPr>
        <w:t>NOW, THEREFORE,</w:t>
      </w:r>
      <w:r w:rsidRPr="00F67DB2">
        <w:rPr>
          <w:rFonts w:ascii="Times New Roman" w:hAnsi="Times New Roman" w:cs="Times New Roman"/>
        </w:rPr>
        <w:t xml:space="preserve"> in consideration of the foregoing premises and the promises and mutual obligations set forth herein, and other good and valuable consideration, the receipt and sufficiency of which is hereby acknowledged, the parties, intending to be legally bound hereby agree as follows:</w:t>
      </w:r>
    </w:p>
    <w:p w14:paraId="572A6D23" w14:textId="77777777" w:rsidR="00CD4343" w:rsidRPr="00844A12" w:rsidRDefault="00CD4343" w:rsidP="00F67DB2">
      <w:pPr>
        <w:jc w:val="both"/>
        <w:rPr>
          <w:rFonts w:ascii="Times New Roman" w:hAnsi="Times New Roman" w:cs="Times New Roman"/>
          <w:b/>
          <w:bCs/>
        </w:rPr>
      </w:pPr>
      <w:r w:rsidRPr="00844A12">
        <w:rPr>
          <w:rFonts w:ascii="Times New Roman" w:hAnsi="Times New Roman" w:cs="Times New Roman"/>
          <w:b/>
          <w:bCs/>
        </w:rPr>
        <w:t>Referenced Documents:</w:t>
      </w:r>
    </w:p>
    <w:p w14:paraId="11A9AEEF" w14:textId="77777777" w:rsidR="00CD4343" w:rsidRPr="00F67DB2" w:rsidRDefault="00CD4343" w:rsidP="00F67DB2">
      <w:pPr>
        <w:pStyle w:val="ListParagraph"/>
        <w:numPr>
          <w:ilvl w:val="0"/>
          <w:numId w:val="2"/>
        </w:numPr>
        <w:jc w:val="both"/>
        <w:rPr>
          <w:rFonts w:ascii="Times New Roman" w:hAnsi="Times New Roman" w:cs="Times New Roman"/>
        </w:rPr>
      </w:pPr>
      <w:r w:rsidRPr="00F67DB2">
        <w:rPr>
          <w:rFonts w:ascii="Times New Roman" w:hAnsi="Times New Roman" w:cs="Times New Roman"/>
        </w:rPr>
        <w:t>ISURF_04857_05127_Exclusive License: SLI exclusive license from ISURF</w:t>
      </w:r>
    </w:p>
    <w:p w14:paraId="35A8CAC9" w14:textId="77777777" w:rsidR="00CD4343" w:rsidRPr="00F67DB2" w:rsidRDefault="00CD4343" w:rsidP="00F67DB2">
      <w:pPr>
        <w:pStyle w:val="ListParagraph"/>
        <w:numPr>
          <w:ilvl w:val="0"/>
          <w:numId w:val="2"/>
        </w:numPr>
        <w:jc w:val="both"/>
        <w:rPr>
          <w:rFonts w:ascii="Times New Roman" w:hAnsi="Times New Roman" w:cs="Times New Roman"/>
        </w:rPr>
      </w:pPr>
      <w:r w:rsidRPr="00F67DB2">
        <w:rPr>
          <w:rFonts w:ascii="Times New Roman" w:hAnsi="Times New Roman" w:cs="Times New Roman"/>
        </w:rPr>
        <w:t>Private Label Supply Agreement (dependent agreement)</w:t>
      </w:r>
    </w:p>
    <w:p w14:paraId="27785132" w14:textId="77777777" w:rsidR="00CD4343" w:rsidRPr="00F67DB2" w:rsidRDefault="00CD4343" w:rsidP="00F67DB2">
      <w:pPr>
        <w:pStyle w:val="ListParagraph"/>
        <w:numPr>
          <w:ilvl w:val="0"/>
          <w:numId w:val="2"/>
        </w:numPr>
        <w:jc w:val="both"/>
        <w:rPr>
          <w:rFonts w:ascii="Times New Roman" w:hAnsi="Times New Roman" w:cs="Times New Roman"/>
        </w:rPr>
      </w:pPr>
      <w:r w:rsidRPr="00F67DB2">
        <w:rPr>
          <w:rFonts w:ascii="Times New Roman" w:hAnsi="Times New Roman" w:cs="Times New Roman"/>
        </w:rPr>
        <w:t>Consulting/Retainer Agreement (dependent agreement)</w:t>
      </w:r>
    </w:p>
    <w:p w14:paraId="4DCFAC47" w14:textId="77777777" w:rsidR="00CD4343" w:rsidRPr="00F67DB2" w:rsidRDefault="00CD4343" w:rsidP="00A01869">
      <w:pPr>
        <w:pStyle w:val="ListParagraph"/>
        <w:numPr>
          <w:ilvl w:val="0"/>
          <w:numId w:val="2"/>
        </w:numPr>
        <w:rPr>
          <w:rFonts w:ascii="Times New Roman" w:hAnsi="Times New Roman" w:cs="Times New Roman"/>
        </w:rPr>
      </w:pPr>
      <w:r w:rsidRPr="00F67DB2">
        <w:rPr>
          <w:rFonts w:ascii="Times New Roman" w:hAnsi="Times New Roman" w:cs="Times New Roman"/>
        </w:rPr>
        <w:t>Non-Disclosure Agreement (dependent agreement)</w:t>
      </w:r>
      <w:r w:rsidRPr="00F67DB2">
        <w:rPr>
          <w:rFonts w:ascii="Times New Roman" w:hAnsi="Times New Roman" w:cs="Times New Roman"/>
        </w:rPr>
        <w:br/>
      </w:r>
    </w:p>
    <w:p w14:paraId="4E268DA3" w14:textId="75C184D5" w:rsidR="00A01869" w:rsidRPr="00A01869" w:rsidRDefault="00CD4343" w:rsidP="00A01869">
      <w:pPr>
        <w:pStyle w:val="ListParagraph"/>
        <w:numPr>
          <w:ilvl w:val="0"/>
          <w:numId w:val="1"/>
        </w:numPr>
        <w:jc w:val="both"/>
        <w:rPr>
          <w:ins w:id="6" w:author="Nacu Hernandez" w:date="2020-09-10T11:55:00Z"/>
          <w:rFonts w:ascii="Times New Roman" w:hAnsi="Times New Roman" w:cs="Times New Roman"/>
        </w:rPr>
      </w:pPr>
      <w:r w:rsidRPr="00F67DB2">
        <w:rPr>
          <w:rFonts w:ascii="Times New Roman" w:hAnsi="Times New Roman" w:cs="Times New Roman"/>
          <w:u w:val="single"/>
        </w:rPr>
        <w:t>License</w:t>
      </w:r>
      <w:ins w:id="7" w:author="Nacu Hernandez" w:date="2020-09-10T11:53:00Z">
        <w:r w:rsidR="00D853D5">
          <w:rPr>
            <w:rFonts w:ascii="Times New Roman" w:hAnsi="Times New Roman" w:cs="Times New Roman"/>
            <w:u w:val="single"/>
          </w:rPr>
          <w:t xml:space="preserve"> </w:t>
        </w:r>
      </w:ins>
      <w:r w:rsidRPr="00F67DB2">
        <w:rPr>
          <w:rFonts w:ascii="Times New Roman" w:hAnsi="Times New Roman" w:cs="Times New Roman"/>
          <w:u w:val="single"/>
        </w:rPr>
        <w:t>Granted:</w:t>
      </w:r>
    </w:p>
    <w:p w14:paraId="2C6277BE" w14:textId="4F2101C5" w:rsidR="00CD4343" w:rsidRPr="00F67DB2" w:rsidRDefault="00CD4343" w:rsidP="00A01869">
      <w:pPr>
        <w:pStyle w:val="ListParagraph"/>
        <w:jc w:val="both"/>
        <w:rPr>
          <w:rFonts w:ascii="Times New Roman" w:hAnsi="Times New Roman" w:cs="Times New Roman"/>
        </w:rPr>
      </w:pPr>
      <w:r w:rsidRPr="00F67DB2">
        <w:rPr>
          <w:rFonts w:ascii="Times New Roman" w:hAnsi="Times New Roman" w:cs="Times New Roman"/>
        </w:rPr>
        <w:t xml:space="preserve">Licensor </w:t>
      </w:r>
      <w:r w:rsidR="00A2278A" w:rsidRPr="00F67DB2">
        <w:rPr>
          <w:rFonts w:ascii="Times New Roman" w:hAnsi="Times New Roman" w:cs="Times New Roman"/>
        </w:rPr>
        <w:t xml:space="preserve">hereby grants to Licensee </w:t>
      </w:r>
      <w:r w:rsidR="002C2E78" w:rsidRPr="00F67DB2">
        <w:rPr>
          <w:rFonts w:ascii="Times New Roman" w:hAnsi="Times New Roman" w:cs="Times New Roman"/>
        </w:rPr>
        <w:t>a</w:t>
      </w:r>
      <w:r w:rsidRPr="00F67DB2">
        <w:rPr>
          <w:rFonts w:ascii="Times New Roman" w:hAnsi="Times New Roman" w:cs="Times New Roman"/>
        </w:rPr>
        <w:t xml:space="preserve"> nonexclusive, non-transferable, royalty-bearing sublicense to </w:t>
      </w:r>
      <w:r w:rsidR="002C2E78" w:rsidRPr="00F67DB2">
        <w:rPr>
          <w:rFonts w:ascii="Times New Roman" w:hAnsi="Times New Roman" w:cs="Times New Roman"/>
        </w:rPr>
        <w:t xml:space="preserve">the </w:t>
      </w:r>
      <w:r w:rsidRPr="00F67DB2">
        <w:rPr>
          <w:rFonts w:ascii="Times New Roman" w:hAnsi="Times New Roman" w:cs="Times New Roman"/>
        </w:rPr>
        <w:t>ISURF_04857_05127_Exclusive License</w:t>
      </w:r>
      <w:r w:rsidR="00647446" w:rsidRPr="00F67DB2">
        <w:rPr>
          <w:rFonts w:ascii="Times New Roman" w:hAnsi="Times New Roman" w:cs="Times New Roman"/>
        </w:rPr>
        <w:t xml:space="preserve"> to enable Licensee to make, have made, use, offer for sale and sell certain finished products</w:t>
      </w:r>
      <w:r w:rsidRPr="00F67DB2">
        <w:rPr>
          <w:rFonts w:ascii="Times New Roman" w:hAnsi="Times New Roman" w:cs="Times New Roman"/>
        </w:rPr>
        <w:t xml:space="preserve"> as described in the private label supply agreement based on the technologies </w:t>
      </w:r>
      <w:r w:rsidR="002823F0" w:rsidRPr="00F67DB2">
        <w:rPr>
          <w:rFonts w:ascii="Times New Roman" w:hAnsi="Times New Roman" w:cs="Times New Roman"/>
        </w:rPr>
        <w:t xml:space="preserve">and Licensed Patents (as that term is defined in Appendix A of the ISURF_04857_05127_Exclusive License) </w:t>
      </w:r>
      <w:r w:rsidRPr="00F67DB2">
        <w:rPr>
          <w:rFonts w:ascii="Times New Roman" w:hAnsi="Times New Roman" w:cs="Times New Roman"/>
        </w:rPr>
        <w:t xml:space="preserve">described in the </w:t>
      </w:r>
      <w:r w:rsidR="000C385E" w:rsidRPr="00F67DB2">
        <w:rPr>
          <w:rFonts w:ascii="Times New Roman" w:hAnsi="Times New Roman" w:cs="Times New Roman"/>
        </w:rPr>
        <w:t xml:space="preserve">ISURF_04857_05127 </w:t>
      </w:r>
      <w:r w:rsidRPr="00F67DB2">
        <w:rPr>
          <w:rFonts w:ascii="Times New Roman" w:hAnsi="Times New Roman" w:cs="Times New Roman"/>
        </w:rPr>
        <w:t xml:space="preserve">Exclusive License </w:t>
      </w:r>
      <w:r w:rsidR="000C385E" w:rsidRPr="00F67DB2">
        <w:rPr>
          <w:rFonts w:ascii="Times New Roman" w:hAnsi="Times New Roman" w:cs="Times New Roman"/>
        </w:rPr>
        <w:t xml:space="preserve"> in the Licensed Territory (as that term is defined in Appendix A of the ISURF_04857_05127_Exclusive License) and in the Licensed Field (as that term is defined in </w:t>
      </w:r>
      <w:r w:rsidR="000C385E" w:rsidRPr="00F67DB2">
        <w:rPr>
          <w:rFonts w:ascii="Times New Roman" w:hAnsi="Times New Roman" w:cs="Times New Roman"/>
        </w:rPr>
        <w:lastRenderedPageBreak/>
        <w:t>Appendix A of the ISURF_04857_05127_Exclusive License) for the Term of this sublicense agreement</w:t>
      </w:r>
      <w:r w:rsidRPr="00F67DB2">
        <w:rPr>
          <w:rFonts w:ascii="Times New Roman" w:hAnsi="Times New Roman" w:cs="Times New Roman"/>
        </w:rPr>
        <w:t xml:space="preserve">. </w:t>
      </w:r>
    </w:p>
    <w:p w14:paraId="60E8144C" w14:textId="77777777" w:rsidR="00036E25" w:rsidRPr="00036E25" w:rsidRDefault="005618E0" w:rsidP="00F67DB2">
      <w:pPr>
        <w:pStyle w:val="ListParagraph"/>
        <w:numPr>
          <w:ilvl w:val="0"/>
          <w:numId w:val="1"/>
        </w:numPr>
        <w:jc w:val="both"/>
        <w:rPr>
          <w:rFonts w:ascii="Times New Roman" w:hAnsi="Times New Roman" w:cs="Times New Roman"/>
          <w:u w:val="single"/>
        </w:rPr>
      </w:pPr>
      <w:r w:rsidRPr="00036E25">
        <w:rPr>
          <w:rFonts w:ascii="Times New Roman" w:hAnsi="Times New Roman" w:cs="Times New Roman"/>
          <w:u w:val="single"/>
        </w:rPr>
        <w:t>License Fee/</w:t>
      </w:r>
      <w:r w:rsidR="000C3539" w:rsidRPr="00036E25">
        <w:rPr>
          <w:rFonts w:ascii="Times New Roman" w:hAnsi="Times New Roman" w:cs="Times New Roman"/>
          <w:u w:val="single"/>
        </w:rPr>
        <w:t>Roy</w:t>
      </w:r>
      <w:r w:rsidRPr="00036E25">
        <w:rPr>
          <w:rFonts w:ascii="Times New Roman" w:hAnsi="Times New Roman" w:cs="Times New Roman"/>
          <w:u w:val="single"/>
        </w:rPr>
        <w:t xml:space="preserve">alties: </w:t>
      </w:r>
    </w:p>
    <w:p w14:paraId="305E359C" w14:textId="4A1D4B8C" w:rsidR="000C3539" w:rsidRPr="00F67DB2" w:rsidRDefault="005618E0" w:rsidP="00036E25">
      <w:pPr>
        <w:pStyle w:val="ListParagraph"/>
        <w:jc w:val="both"/>
        <w:rPr>
          <w:rFonts w:ascii="Times New Roman" w:hAnsi="Times New Roman" w:cs="Times New Roman"/>
        </w:rPr>
      </w:pPr>
      <w:r w:rsidRPr="00F67DB2">
        <w:rPr>
          <w:rFonts w:ascii="Times New Roman" w:hAnsi="Times New Roman" w:cs="Times New Roman"/>
        </w:rPr>
        <w:t>(a</w:t>
      </w:r>
      <w:r w:rsidR="007C0D40" w:rsidRPr="00F67DB2">
        <w:rPr>
          <w:rFonts w:ascii="Times New Roman" w:hAnsi="Times New Roman" w:cs="Times New Roman"/>
        </w:rPr>
        <w:t xml:space="preserve">) </w:t>
      </w:r>
      <w:r w:rsidR="007C0D40" w:rsidRPr="00F67DB2">
        <w:rPr>
          <w:rFonts w:ascii="Times New Roman" w:eastAsia="Times New Roman" w:hAnsi="Times New Roman" w:cs="Times New Roman"/>
        </w:rPr>
        <w:t xml:space="preserve">The royalty payable by Licensee to Licensor under this Agreement is </w:t>
      </w:r>
      <w:r w:rsidR="00A85A27" w:rsidRPr="00F67DB2">
        <w:rPr>
          <w:rFonts w:ascii="Times New Roman" w:eastAsia="Times New Roman" w:hAnsi="Times New Roman" w:cs="Times New Roman"/>
        </w:rPr>
        <w:t>included</w:t>
      </w:r>
      <w:r w:rsidR="007C0D40" w:rsidRPr="00F67DB2">
        <w:rPr>
          <w:rFonts w:ascii="Times New Roman" w:eastAsia="Times New Roman" w:hAnsi="Times New Roman" w:cs="Times New Roman"/>
        </w:rPr>
        <w:t xml:space="preserve"> </w:t>
      </w:r>
      <w:r w:rsidR="005A5BCD" w:rsidRPr="00F67DB2">
        <w:rPr>
          <w:rFonts w:ascii="Times New Roman" w:eastAsia="Times New Roman" w:hAnsi="Times New Roman" w:cs="Times New Roman"/>
        </w:rPr>
        <w:t>as a m</w:t>
      </w:r>
      <w:r w:rsidR="0025065C" w:rsidRPr="00F67DB2">
        <w:rPr>
          <w:rFonts w:ascii="Times New Roman" w:eastAsia="Times New Roman" w:hAnsi="Times New Roman" w:cs="Times New Roman"/>
        </w:rPr>
        <w:t>a</w:t>
      </w:r>
      <w:r w:rsidR="005A5BCD" w:rsidRPr="00F67DB2">
        <w:rPr>
          <w:rFonts w:ascii="Times New Roman" w:eastAsia="Times New Roman" w:hAnsi="Times New Roman" w:cs="Times New Roman"/>
        </w:rPr>
        <w:t xml:space="preserve">rk-up to </w:t>
      </w:r>
      <w:r w:rsidR="007C0D40" w:rsidRPr="00F67DB2">
        <w:rPr>
          <w:rFonts w:ascii="Times New Roman" w:eastAsia="Times New Roman" w:hAnsi="Times New Roman" w:cs="Times New Roman"/>
        </w:rPr>
        <w:t xml:space="preserve">the purchase price </w:t>
      </w:r>
      <w:r w:rsidR="002602CA" w:rsidRPr="00F67DB2">
        <w:rPr>
          <w:rFonts w:ascii="Times New Roman" w:eastAsia="Times New Roman" w:hAnsi="Times New Roman" w:cs="Times New Roman"/>
        </w:rPr>
        <w:t>for the sale of products from Licens</w:t>
      </w:r>
      <w:r w:rsidR="005A5BCD" w:rsidRPr="00F67DB2">
        <w:rPr>
          <w:rFonts w:ascii="Times New Roman" w:eastAsia="Times New Roman" w:hAnsi="Times New Roman" w:cs="Times New Roman"/>
        </w:rPr>
        <w:t>or</w:t>
      </w:r>
      <w:r w:rsidR="002602CA" w:rsidRPr="00F67DB2">
        <w:rPr>
          <w:rFonts w:ascii="Times New Roman" w:eastAsia="Times New Roman" w:hAnsi="Times New Roman" w:cs="Times New Roman"/>
        </w:rPr>
        <w:t xml:space="preserve"> to Licens</w:t>
      </w:r>
      <w:r w:rsidR="005A5BCD" w:rsidRPr="00F67DB2">
        <w:rPr>
          <w:rFonts w:ascii="Times New Roman" w:eastAsia="Times New Roman" w:hAnsi="Times New Roman" w:cs="Times New Roman"/>
        </w:rPr>
        <w:t>ee</w:t>
      </w:r>
      <w:r w:rsidR="002602CA" w:rsidRPr="00F67DB2">
        <w:rPr>
          <w:rFonts w:ascii="Times New Roman" w:eastAsia="Times New Roman" w:hAnsi="Times New Roman" w:cs="Times New Roman"/>
        </w:rPr>
        <w:t xml:space="preserve"> and are expressly provided for in EXHIBIT A </w:t>
      </w:r>
      <w:r w:rsidR="00B610F2" w:rsidRPr="00F67DB2">
        <w:rPr>
          <w:rFonts w:ascii="Times New Roman" w:eastAsia="Times New Roman" w:hAnsi="Times New Roman" w:cs="Times New Roman"/>
        </w:rPr>
        <w:t>to</w:t>
      </w:r>
      <w:r w:rsidR="002602CA" w:rsidRPr="00F67DB2">
        <w:rPr>
          <w:rFonts w:ascii="Times New Roman" w:eastAsia="Times New Roman" w:hAnsi="Times New Roman" w:cs="Times New Roman"/>
        </w:rPr>
        <w:t xml:space="preserve"> the Private Label Supply Agreement between Licensor and Licensee dated August </w:t>
      </w:r>
      <w:r w:rsidR="002602CA" w:rsidRPr="00F67DB2">
        <w:rPr>
          <w:rFonts w:ascii="Times New Roman" w:eastAsia="Times New Roman" w:hAnsi="Times New Roman" w:cs="Times New Roman"/>
          <w:highlight w:val="yellow"/>
        </w:rPr>
        <w:t>_____</w:t>
      </w:r>
      <w:r w:rsidR="002602CA" w:rsidRPr="00F67DB2">
        <w:rPr>
          <w:rFonts w:ascii="Times New Roman" w:eastAsia="Times New Roman" w:hAnsi="Times New Roman" w:cs="Times New Roman"/>
        </w:rPr>
        <w:t>, 2020</w:t>
      </w:r>
      <w:del w:id="8" w:author="Glenn Johnson" w:date="2020-09-05T10:03:00Z">
        <w:r w:rsidR="007C0D40" w:rsidRPr="00F67DB2" w:rsidDel="00A3755F">
          <w:rPr>
            <w:rFonts w:ascii="Times New Roman" w:eastAsia="Times New Roman" w:hAnsi="Times New Roman" w:cs="Times New Roman"/>
          </w:rPr>
          <w:delText xml:space="preserve">.  </w:delText>
        </w:r>
        <w:r w:rsidR="00E97146" w:rsidRPr="00F67DB2" w:rsidDel="00A3755F">
          <w:rPr>
            <w:rFonts w:ascii="Times New Roman" w:eastAsia="Times New Roman" w:hAnsi="Times New Roman" w:cs="Times New Roman"/>
          </w:rPr>
          <w:delText xml:space="preserve">All royalties due from Licensor to ISURF shall be paid exclusively by Licensor.  </w:delText>
        </w:r>
        <w:r w:rsidR="007C0D40" w:rsidRPr="00F67DB2" w:rsidDel="00A3755F">
          <w:rPr>
            <w:rFonts w:ascii="Times New Roman" w:eastAsia="Times New Roman" w:hAnsi="Times New Roman" w:cs="Times New Roman"/>
          </w:rPr>
          <w:delText>For avoidance of doubt, Licensee is not obligated or required to pay any additional or separate royalty to SoyLei or ISURF</w:delText>
        </w:r>
        <w:r w:rsidR="00B610F2" w:rsidRPr="00F67DB2" w:rsidDel="00A3755F">
          <w:rPr>
            <w:rFonts w:ascii="Times New Roman" w:eastAsia="Times New Roman" w:hAnsi="Times New Roman" w:cs="Times New Roman"/>
          </w:rPr>
          <w:delText xml:space="preserve"> under this Agreement other than the </w:delText>
        </w:r>
        <w:r w:rsidR="00A85A27" w:rsidRPr="00F67DB2" w:rsidDel="00A3755F">
          <w:rPr>
            <w:rFonts w:ascii="Times New Roman" w:eastAsia="Times New Roman" w:hAnsi="Times New Roman" w:cs="Times New Roman"/>
          </w:rPr>
          <w:delText xml:space="preserve">additional purchase price </w:delText>
        </w:r>
        <w:r w:rsidR="00B610F2" w:rsidRPr="00F67DB2" w:rsidDel="00A3755F">
          <w:rPr>
            <w:rFonts w:ascii="Times New Roman" w:eastAsia="Times New Roman" w:hAnsi="Times New Roman" w:cs="Times New Roman"/>
          </w:rPr>
          <w:delText>mark-up set forth in Exhibit A to the Private Label Supply Agreement</w:delText>
        </w:r>
        <w:r w:rsidR="007C0D40" w:rsidRPr="00F67DB2" w:rsidDel="00A3755F">
          <w:rPr>
            <w:rFonts w:ascii="Times New Roman" w:eastAsia="Times New Roman" w:hAnsi="Times New Roman" w:cs="Times New Roman"/>
          </w:rPr>
          <w:delText>.</w:delText>
        </w:r>
      </w:del>
      <w:r w:rsidR="001B791D" w:rsidRPr="00F67DB2">
        <w:rPr>
          <w:rFonts w:ascii="Times New Roman" w:hAnsi="Times New Roman" w:cs="Times New Roman"/>
        </w:rPr>
        <w:t xml:space="preserve"> </w:t>
      </w:r>
      <w:ins w:id="9" w:author="Glenn Johnson" w:date="2020-09-01T12:13:00Z">
        <w:r w:rsidR="005D57B0" w:rsidRPr="00F67DB2">
          <w:rPr>
            <w:rFonts w:ascii="Times New Roman" w:hAnsi="Times New Roman" w:cs="Times New Roman"/>
          </w:rPr>
          <w:t xml:space="preserve">(c)  </w:t>
        </w:r>
      </w:ins>
      <w:del w:id="10" w:author="Glenn Johnson" w:date="2020-09-01T12:13:00Z">
        <w:r w:rsidR="00E97146" w:rsidRPr="00F67DB2" w:rsidDel="005D57B0">
          <w:rPr>
            <w:rFonts w:ascii="Times New Roman" w:eastAsia="Times New Roman" w:hAnsi="Times New Roman" w:cs="Times New Roman"/>
          </w:rPr>
          <w:delText xml:space="preserve"> </w:delText>
        </w:r>
        <w:r w:rsidR="00B547AF" w:rsidRPr="00F67DB2" w:rsidDel="005D57B0">
          <w:rPr>
            <w:rFonts w:ascii="Times New Roman" w:eastAsia="Times New Roman" w:hAnsi="Times New Roman" w:cs="Times New Roman"/>
          </w:rPr>
          <w:delText xml:space="preserve">(b) </w:delText>
        </w:r>
      </w:del>
      <w:ins w:id="11" w:author="Glenn Johnson" w:date="2020-09-01T12:13:00Z">
        <w:r w:rsidR="005D57B0" w:rsidRPr="00F67DB2">
          <w:rPr>
            <w:rFonts w:ascii="Times New Roman" w:eastAsia="Times New Roman" w:hAnsi="Times New Roman" w:cs="Times New Roman"/>
          </w:rPr>
          <w:t xml:space="preserve">In addition to the foregoing, </w:t>
        </w:r>
      </w:ins>
      <w:r w:rsidR="00B547AF" w:rsidRPr="00F67DB2">
        <w:rPr>
          <w:rFonts w:ascii="Times New Roman" w:eastAsia="Times New Roman" w:hAnsi="Times New Roman" w:cs="Times New Roman"/>
        </w:rPr>
        <w:t xml:space="preserve">Licensee shall pay to Licensor an annual license fee </w:t>
      </w:r>
      <w:r w:rsidR="00CD15AB" w:rsidRPr="00F67DB2">
        <w:rPr>
          <w:rFonts w:ascii="Times New Roman" w:eastAsia="Times New Roman" w:hAnsi="Times New Roman" w:cs="Times New Roman"/>
        </w:rPr>
        <w:t xml:space="preserve">at the rate </w:t>
      </w:r>
      <w:r w:rsidR="00B547AF" w:rsidRPr="00F67DB2">
        <w:rPr>
          <w:rFonts w:ascii="Times New Roman" w:eastAsia="Times New Roman" w:hAnsi="Times New Roman" w:cs="Times New Roman"/>
        </w:rPr>
        <w:t>of $1.00/year (One United States Dollar and no cents/year).</w:t>
      </w:r>
      <w:ins w:id="12" w:author="Glenn Johnson" w:date="2020-09-01T12:13:00Z">
        <w:r w:rsidR="005D57B0" w:rsidRPr="00F67DB2">
          <w:rPr>
            <w:rFonts w:ascii="Times New Roman" w:eastAsia="Times New Roman" w:hAnsi="Times New Roman" w:cs="Times New Roman"/>
          </w:rPr>
          <w:t xml:space="preserve">  </w:t>
        </w:r>
      </w:ins>
    </w:p>
    <w:p w14:paraId="47A9B75F" w14:textId="77777777" w:rsidR="00A01869" w:rsidRDefault="00CD4343" w:rsidP="00F67DB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Requirements &amp; Restrictions of Sublicense</w:t>
      </w:r>
      <w:r w:rsidRPr="00F67DB2">
        <w:rPr>
          <w:rFonts w:ascii="Times New Roman" w:hAnsi="Times New Roman" w:cs="Times New Roman"/>
        </w:rPr>
        <w:t>:</w:t>
      </w:r>
    </w:p>
    <w:p w14:paraId="4F3DD3CE" w14:textId="54EC8E5A" w:rsidR="00CD4343" w:rsidRPr="00F67DB2" w:rsidRDefault="00CD4343" w:rsidP="00A01869">
      <w:pPr>
        <w:pStyle w:val="ListParagraph"/>
        <w:jc w:val="both"/>
        <w:rPr>
          <w:rFonts w:ascii="Times New Roman" w:hAnsi="Times New Roman" w:cs="Times New Roman"/>
        </w:rPr>
      </w:pPr>
      <w:r w:rsidRPr="00F67DB2">
        <w:rPr>
          <w:rFonts w:ascii="Times New Roman" w:hAnsi="Times New Roman" w:cs="Times New Roman"/>
        </w:rPr>
        <w:t xml:space="preserve">Licensee agrees that it will follow the restrictions and requirements of </w:t>
      </w:r>
      <w:r w:rsidR="005E7754" w:rsidRPr="00F67DB2">
        <w:rPr>
          <w:rFonts w:ascii="Times New Roman" w:hAnsi="Times New Roman" w:cs="Times New Roman"/>
        </w:rPr>
        <w:t xml:space="preserve">Sections 3A-B, 5, 7, 9-15 and 18 of </w:t>
      </w:r>
      <w:r w:rsidRPr="00F67DB2">
        <w:rPr>
          <w:rFonts w:ascii="Times New Roman" w:hAnsi="Times New Roman" w:cs="Times New Roman"/>
        </w:rPr>
        <w:t xml:space="preserve">the </w:t>
      </w:r>
      <w:r w:rsidR="005E7754" w:rsidRPr="00F67DB2">
        <w:rPr>
          <w:rFonts w:ascii="Times New Roman" w:hAnsi="Times New Roman" w:cs="Times New Roman"/>
        </w:rPr>
        <w:t xml:space="preserve">ISURF_04857_05127_Exclusive License. </w:t>
      </w:r>
    </w:p>
    <w:p w14:paraId="60309D51" w14:textId="460624A1" w:rsidR="00804E54" w:rsidRPr="00F67DB2" w:rsidRDefault="00804E54" w:rsidP="00F67DB2">
      <w:pPr>
        <w:pStyle w:val="ListParagraph"/>
        <w:numPr>
          <w:ilvl w:val="0"/>
          <w:numId w:val="1"/>
        </w:numPr>
        <w:tabs>
          <w:tab w:val="num" w:pos="1440"/>
        </w:tabs>
        <w:jc w:val="both"/>
        <w:rPr>
          <w:rFonts w:ascii="Times New Roman" w:hAnsi="Times New Roman" w:cs="Times New Roman"/>
          <w:highlight w:val="yellow"/>
          <w:u w:val="single"/>
        </w:rPr>
      </w:pPr>
      <w:r w:rsidRPr="00F67DB2">
        <w:rPr>
          <w:rFonts w:ascii="Times New Roman" w:hAnsi="Times New Roman" w:cs="Times New Roman"/>
          <w:highlight w:val="yellow"/>
          <w:u w:val="single"/>
        </w:rPr>
        <w:t>Technology Improvements:</w:t>
      </w:r>
    </w:p>
    <w:p w14:paraId="74B82028" w14:textId="212C5E67" w:rsidR="00804E54" w:rsidRPr="00F67DB2" w:rsidRDefault="004D3963" w:rsidP="00F67DB2">
      <w:pPr>
        <w:pStyle w:val="ListParagraph"/>
        <w:jc w:val="both"/>
        <w:rPr>
          <w:rFonts w:ascii="Times New Roman" w:hAnsi="Times New Roman" w:cs="Times New Roman"/>
          <w:u w:val="single"/>
        </w:rPr>
      </w:pPr>
      <w:r w:rsidRPr="00F67DB2">
        <w:rPr>
          <w:rFonts w:ascii="Times New Roman" w:hAnsi="Times New Roman" w:cs="Times New Roman"/>
          <w:u w:val="single"/>
        </w:rPr>
        <w:t xml:space="preserve">All Improvements conceived, discovered, created, developed or acquired </w:t>
      </w:r>
      <w:r w:rsidR="00822A24" w:rsidRPr="00F67DB2">
        <w:rPr>
          <w:rFonts w:ascii="Times New Roman" w:hAnsi="Times New Roman" w:cs="Times New Roman"/>
          <w:u w:val="single"/>
        </w:rPr>
        <w:t xml:space="preserve">based on the technologies and Licensed Patents as set forth above </w:t>
      </w:r>
      <w:r w:rsidRPr="00F67DB2">
        <w:rPr>
          <w:rFonts w:ascii="Times New Roman" w:hAnsi="Times New Roman" w:cs="Times New Roman"/>
          <w:u w:val="single"/>
        </w:rPr>
        <w:t xml:space="preserve">(collectively, “Improvements”) shall be owned by Licensor and shall, automatically without any further action by either Party, be included within the </w:t>
      </w:r>
      <w:r w:rsidR="00822A24" w:rsidRPr="00F67DB2">
        <w:rPr>
          <w:rFonts w:ascii="Times New Roman" w:hAnsi="Times New Roman" w:cs="Times New Roman"/>
          <w:u w:val="single"/>
        </w:rPr>
        <w:t xml:space="preserve">scope of the </w:t>
      </w:r>
      <w:r w:rsidRPr="00F67DB2">
        <w:rPr>
          <w:rFonts w:ascii="Times New Roman" w:hAnsi="Times New Roman" w:cs="Times New Roman"/>
          <w:u w:val="single"/>
        </w:rPr>
        <w:t>License</w:t>
      </w:r>
      <w:r w:rsidR="00822A24" w:rsidRPr="00F67DB2">
        <w:rPr>
          <w:rFonts w:ascii="Times New Roman" w:hAnsi="Times New Roman" w:cs="Times New Roman"/>
          <w:u w:val="single"/>
        </w:rPr>
        <w:t xml:space="preserve"> Granted.  </w:t>
      </w:r>
      <w:r w:rsidRPr="00F67DB2">
        <w:rPr>
          <w:rFonts w:ascii="Times New Roman" w:hAnsi="Times New Roman" w:cs="Times New Roman"/>
          <w:u w:val="single"/>
        </w:rPr>
        <w:t>Licensee hereby assigns to Licensor all of its right, title and interest in and to all such Improvements.</w:t>
      </w:r>
      <w:r w:rsidR="00822A24" w:rsidRPr="00F67DB2">
        <w:rPr>
          <w:rFonts w:ascii="Times New Roman" w:hAnsi="Times New Roman" w:cs="Times New Roman"/>
          <w:u w:val="single"/>
        </w:rPr>
        <w:t xml:space="preserve">  As owner of Improvements,</w:t>
      </w:r>
      <w:r w:rsidRPr="00F67DB2">
        <w:rPr>
          <w:rFonts w:ascii="Times New Roman" w:hAnsi="Times New Roman" w:cs="Times New Roman"/>
          <w:u w:val="single"/>
        </w:rPr>
        <w:t xml:space="preserve"> Licensor</w:t>
      </w:r>
      <w:r w:rsidR="00822A24" w:rsidRPr="00F67DB2">
        <w:rPr>
          <w:rFonts w:ascii="Times New Roman" w:hAnsi="Times New Roman" w:cs="Times New Roman"/>
          <w:u w:val="single"/>
        </w:rPr>
        <w:t xml:space="preserve"> is responsible for any </w:t>
      </w:r>
      <w:r w:rsidRPr="00F67DB2">
        <w:rPr>
          <w:rFonts w:ascii="Times New Roman" w:hAnsi="Times New Roman" w:cs="Times New Roman"/>
          <w:u w:val="single"/>
        </w:rPr>
        <w:t>expense</w:t>
      </w:r>
      <w:r w:rsidR="00822A24" w:rsidRPr="00F67DB2">
        <w:rPr>
          <w:rFonts w:ascii="Times New Roman" w:hAnsi="Times New Roman" w:cs="Times New Roman"/>
          <w:u w:val="single"/>
        </w:rPr>
        <w:t xml:space="preserve"> related to </w:t>
      </w:r>
      <w:r w:rsidR="001A1852" w:rsidRPr="00F67DB2">
        <w:rPr>
          <w:rFonts w:ascii="Times New Roman" w:hAnsi="Times New Roman" w:cs="Times New Roman"/>
          <w:u w:val="single"/>
        </w:rPr>
        <w:t>attempting to obtain patent or other intellectual property or other protection as to Improvements, and Licensee shall cooperate in the execution of any documents and provide any information that may be useful in Licensor’s efforts to protect Improvements</w:t>
      </w:r>
      <w:r w:rsidRPr="00F67DB2">
        <w:rPr>
          <w:rFonts w:ascii="Times New Roman" w:hAnsi="Times New Roman" w:cs="Times New Roman"/>
          <w:u w:val="single"/>
        </w:rPr>
        <w:t>.</w:t>
      </w:r>
    </w:p>
    <w:p w14:paraId="6001247B" w14:textId="629744A0" w:rsidR="000806E8" w:rsidRPr="00F67DB2" w:rsidRDefault="00CD4343" w:rsidP="00F67DB2">
      <w:pPr>
        <w:pStyle w:val="ListParagraph"/>
        <w:numPr>
          <w:ilvl w:val="0"/>
          <w:numId w:val="1"/>
        </w:numPr>
        <w:tabs>
          <w:tab w:val="num" w:pos="1440"/>
        </w:tabs>
        <w:jc w:val="both"/>
        <w:rPr>
          <w:rFonts w:ascii="Times New Roman" w:hAnsi="Times New Roman" w:cs="Times New Roman"/>
          <w:u w:val="single"/>
        </w:rPr>
      </w:pPr>
      <w:r w:rsidRPr="00F67DB2">
        <w:rPr>
          <w:rFonts w:ascii="Times New Roman" w:hAnsi="Times New Roman" w:cs="Times New Roman"/>
          <w:u w:val="single"/>
        </w:rPr>
        <w:t>Term:</w:t>
      </w:r>
      <w:r w:rsidRPr="00F67DB2">
        <w:rPr>
          <w:rFonts w:ascii="Times New Roman" w:hAnsi="Times New Roman" w:cs="Times New Roman"/>
          <w:u w:val="single"/>
        </w:rPr>
        <w:br/>
      </w:r>
      <w:r w:rsidRPr="00F67DB2">
        <w:rPr>
          <w:rFonts w:ascii="Times New Roman" w:hAnsi="Times New Roman" w:cs="Times New Roman"/>
        </w:rPr>
        <w:t xml:space="preserve">The initial term of this Agreement will be for a period of three (3) years from the Effective Date </w:t>
      </w:r>
      <w:r w:rsidR="00C47485" w:rsidRPr="00F67DB2">
        <w:rPr>
          <w:rFonts w:ascii="Times New Roman" w:hAnsi="Times New Roman" w:cs="Times New Roman"/>
        </w:rPr>
        <w:t xml:space="preserve">of this Agreement </w:t>
      </w:r>
      <w:r w:rsidRPr="00F67DB2">
        <w:rPr>
          <w:rFonts w:ascii="Times New Roman" w:hAnsi="Times New Roman" w:cs="Times New Roman"/>
        </w:rPr>
        <w:t>(the “Initial Term”)</w:t>
      </w:r>
      <w:r w:rsidR="00C47485" w:rsidRPr="00F67DB2">
        <w:rPr>
          <w:rFonts w:ascii="Times New Roman" w:hAnsi="Times New Roman" w:cs="Times New Roman"/>
        </w:rPr>
        <w:t>,</w:t>
      </w:r>
      <w:r w:rsidRPr="00F67DB2">
        <w:rPr>
          <w:rFonts w:ascii="Times New Roman" w:hAnsi="Times New Roman" w:cs="Times New Roman"/>
        </w:rPr>
        <w:t xml:space="preserve"> unless terminated earlier as provided for </w:t>
      </w:r>
      <w:commentRangeStart w:id="13"/>
      <w:r w:rsidRPr="00F67DB2">
        <w:rPr>
          <w:rFonts w:ascii="Times New Roman" w:hAnsi="Times New Roman" w:cs="Times New Roman"/>
        </w:rPr>
        <w:t>herein</w:t>
      </w:r>
      <w:commentRangeEnd w:id="13"/>
      <w:del w:id="14" w:author="Glenn Johnson" w:date="2020-09-01T12:16:00Z">
        <w:r w:rsidR="006E68E3" w:rsidRPr="00F67DB2" w:rsidDel="004A1241">
          <w:rPr>
            <w:rStyle w:val="CommentReference"/>
            <w:rFonts w:ascii="Times New Roman" w:hAnsi="Times New Roman" w:cs="Times New Roman"/>
            <w:sz w:val="22"/>
            <w:szCs w:val="22"/>
          </w:rPr>
          <w:commentReference w:id="13"/>
        </w:r>
      </w:del>
      <w:r w:rsidRPr="00F67DB2">
        <w:rPr>
          <w:rFonts w:ascii="Times New Roman" w:hAnsi="Times New Roman" w:cs="Times New Roman"/>
        </w:rPr>
        <w:t>.</w:t>
      </w:r>
      <w:ins w:id="15" w:author="Glenn Johnson" w:date="2020-09-01T12:16:00Z">
        <w:r w:rsidR="004A1241" w:rsidRPr="00F67DB2">
          <w:rPr>
            <w:rFonts w:ascii="Times New Roman" w:hAnsi="Times New Roman" w:cs="Times New Roman"/>
          </w:rPr>
          <w:t xml:space="preserve">  This Agreement shall automatically renew for a one (1) year period unless written notification of nonrenewal is provide</w:t>
        </w:r>
      </w:ins>
      <w:ins w:id="16" w:author="Glenn Johnson" w:date="2020-09-01T12:17:00Z">
        <w:r w:rsidR="004A1241" w:rsidRPr="00F67DB2">
          <w:rPr>
            <w:rFonts w:ascii="Times New Roman" w:hAnsi="Times New Roman" w:cs="Times New Roman"/>
          </w:rPr>
          <w:t>d within 180 days prior to expiration.</w:t>
        </w:r>
      </w:ins>
      <w:r w:rsidRPr="00F67DB2">
        <w:rPr>
          <w:rFonts w:ascii="Times New Roman" w:hAnsi="Times New Roman" w:cs="Times New Roman"/>
        </w:rPr>
        <w:t xml:space="preserve"> </w:t>
      </w:r>
    </w:p>
    <w:p w14:paraId="240792EA" w14:textId="77777777" w:rsidR="00A01869" w:rsidRPr="00A01869" w:rsidRDefault="000806E8" w:rsidP="00F67DB2">
      <w:pPr>
        <w:pStyle w:val="ListParagraph"/>
        <w:numPr>
          <w:ilvl w:val="0"/>
          <w:numId w:val="1"/>
        </w:numPr>
        <w:tabs>
          <w:tab w:val="num" w:pos="1440"/>
        </w:tabs>
        <w:jc w:val="both"/>
        <w:rPr>
          <w:rFonts w:ascii="Times New Roman" w:hAnsi="Times New Roman" w:cs="Times New Roman"/>
          <w:u w:val="single"/>
        </w:rPr>
      </w:pPr>
      <w:r w:rsidRPr="00A01869">
        <w:rPr>
          <w:rFonts w:ascii="Times New Roman" w:hAnsi="Times New Roman" w:cs="Times New Roman"/>
          <w:u w:val="single"/>
        </w:rPr>
        <w:t xml:space="preserve">Termination: </w:t>
      </w:r>
    </w:p>
    <w:p w14:paraId="69C9B17E" w14:textId="121E008B" w:rsidR="004A1241" w:rsidRPr="00F67DB2" w:rsidRDefault="004F0C28" w:rsidP="00A01869">
      <w:pPr>
        <w:pStyle w:val="ListParagraph"/>
        <w:jc w:val="both"/>
        <w:rPr>
          <w:ins w:id="17" w:author="Glenn Johnson" w:date="2020-09-01T12:18:00Z"/>
          <w:rFonts w:ascii="Times New Roman" w:hAnsi="Times New Roman" w:cs="Times New Roman"/>
          <w:u w:val="single"/>
        </w:rPr>
      </w:pPr>
      <w:r w:rsidRPr="00F67DB2">
        <w:rPr>
          <w:rFonts w:ascii="Times New Roman" w:hAnsi="Times New Roman" w:cs="Times New Roman"/>
        </w:rPr>
        <w:t xml:space="preserve">(a) </w:t>
      </w:r>
      <w:r w:rsidR="00CD4343" w:rsidRPr="00F67DB2">
        <w:rPr>
          <w:rFonts w:ascii="Times New Roman" w:hAnsi="Times New Roman" w:cs="Times New Roman"/>
        </w:rPr>
        <w:t xml:space="preserve">Each party </w:t>
      </w:r>
      <w:r w:rsidRPr="00F67DB2">
        <w:rPr>
          <w:rFonts w:ascii="Times New Roman" w:hAnsi="Times New Roman" w:cs="Times New Roman"/>
        </w:rPr>
        <w:t xml:space="preserve">shall </w:t>
      </w:r>
      <w:r w:rsidR="00CD4343" w:rsidRPr="00F67DB2">
        <w:rPr>
          <w:rFonts w:ascii="Times New Roman" w:hAnsi="Times New Roman" w:cs="Times New Roman"/>
        </w:rPr>
        <w:t xml:space="preserve">have the right to terminate </w:t>
      </w:r>
      <w:r w:rsidRPr="00F67DB2">
        <w:rPr>
          <w:rFonts w:ascii="Times New Roman" w:hAnsi="Times New Roman" w:cs="Times New Roman"/>
        </w:rPr>
        <w:t>this Agreement</w:t>
      </w:r>
      <w:r w:rsidR="00CD4343" w:rsidRPr="00F67DB2">
        <w:rPr>
          <w:rFonts w:ascii="Times New Roman" w:hAnsi="Times New Roman" w:cs="Times New Roman"/>
        </w:rPr>
        <w:t xml:space="preserve"> with 180 days </w:t>
      </w:r>
      <w:r w:rsidRPr="00F67DB2">
        <w:rPr>
          <w:rFonts w:ascii="Times New Roman" w:hAnsi="Times New Roman" w:cs="Times New Roman"/>
        </w:rPr>
        <w:t xml:space="preserve">written </w:t>
      </w:r>
      <w:r w:rsidR="00CD4343" w:rsidRPr="00F67DB2">
        <w:rPr>
          <w:rFonts w:ascii="Times New Roman" w:hAnsi="Times New Roman" w:cs="Times New Roman"/>
        </w:rPr>
        <w:t>notice</w:t>
      </w:r>
      <w:r w:rsidRPr="00F67DB2">
        <w:rPr>
          <w:rFonts w:ascii="Times New Roman" w:hAnsi="Times New Roman" w:cs="Times New Roman"/>
        </w:rPr>
        <w:t xml:space="preserve"> to the other party hereto</w:t>
      </w:r>
      <w:r w:rsidR="00CD4343" w:rsidRPr="00F67DB2">
        <w:rPr>
          <w:rFonts w:ascii="Times New Roman" w:hAnsi="Times New Roman" w:cs="Times New Roman"/>
        </w:rPr>
        <w:t xml:space="preserve">, </w:t>
      </w:r>
      <w:ins w:id="18" w:author="Glenn Johnson" w:date="2020-09-01T12:17:00Z">
        <w:r w:rsidR="004A1241" w:rsidRPr="00F67DB2">
          <w:rPr>
            <w:rFonts w:ascii="Times New Roman" w:hAnsi="Times New Roman" w:cs="Times New Roman"/>
          </w:rPr>
          <w:t>with or without</w:t>
        </w:r>
      </w:ins>
      <w:del w:id="19" w:author="Glenn Johnson" w:date="2020-09-01T12:17:00Z">
        <w:r w:rsidR="00CD4343" w:rsidRPr="00F67DB2" w:rsidDel="004A1241">
          <w:rPr>
            <w:rFonts w:ascii="Times New Roman" w:hAnsi="Times New Roman" w:cs="Times New Roman"/>
          </w:rPr>
          <w:delText>regardless of</w:delText>
        </w:r>
      </w:del>
      <w:r w:rsidR="00CD4343" w:rsidRPr="00F67DB2">
        <w:rPr>
          <w:rFonts w:ascii="Times New Roman" w:hAnsi="Times New Roman" w:cs="Times New Roman"/>
        </w:rPr>
        <w:t xml:space="preserve"> cause. </w:t>
      </w:r>
      <w:r w:rsidRPr="00F67DB2">
        <w:rPr>
          <w:rFonts w:ascii="Times New Roman" w:hAnsi="Times New Roman" w:cs="Times New Roman"/>
        </w:rPr>
        <w:t xml:space="preserve">(b) </w:t>
      </w:r>
      <w:r w:rsidR="00CD4343" w:rsidRPr="00F67DB2">
        <w:rPr>
          <w:rFonts w:ascii="Times New Roman" w:hAnsi="Times New Roman" w:cs="Times New Roman"/>
        </w:rPr>
        <w:t xml:space="preserve">Each party </w:t>
      </w:r>
      <w:r w:rsidRPr="00F67DB2">
        <w:rPr>
          <w:rFonts w:ascii="Times New Roman" w:hAnsi="Times New Roman" w:cs="Times New Roman"/>
        </w:rPr>
        <w:t xml:space="preserve">shall </w:t>
      </w:r>
      <w:r w:rsidR="00CD4343" w:rsidRPr="00F67DB2">
        <w:rPr>
          <w:rFonts w:ascii="Times New Roman" w:hAnsi="Times New Roman" w:cs="Times New Roman"/>
        </w:rPr>
        <w:t xml:space="preserve">at all times have the right to terminate this Agreement due to the other party’s </w:t>
      </w:r>
      <w:r w:rsidRPr="00F67DB2">
        <w:rPr>
          <w:rFonts w:ascii="Times New Roman" w:hAnsi="Times New Roman" w:cs="Times New Roman"/>
        </w:rPr>
        <w:t xml:space="preserve">default or </w:t>
      </w:r>
      <w:r w:rsidR="00CD4343" w:rsidRPr="00F67DB2">
        <w:rPr>
          <w:rFonts w:ascii="Times New Roman" w:hAnsi="Times New Roman" w:cs="Times New Roman"/>
        </w:rPr>
        <w:t>breach of any material provision hereof</w:t>
      </w:r>
      <w:r w:rsidRPr="00F67DB2">
        <w:rPr>
          <w:rFonts w:ascii="Times New Roman" w:hAnsi="Times New Roman" w:cs="Times New Roman"/>
        </w:rPr>
        <w:t>,</w:t>
      </w:r>
      <w:r w:rsidR="00CD4343" w:rsidRPr="00F67DB2">
        <w:rPr>
          <w:rFonts w:ascii="Times New Roman" w:hAnsi="Times New Roman" w:cs="Times New Roman"/>
        </w:rPr>
        <w:t xml:space="preserve"> or in </w:t>
      </w:r>
      <w:r w:rsidRPr="00F67DB2">
        <w:rPr>
          <w:rFonts w:ascii="Times New Roman" w:hAnsi="Times New Roman" w:cs="Times New Roman"/>
        </w:rPr>
        <w:t xml:space="preserve">the </w:t>
      </w:r>
      <w:r w:rsidR="00CD4343" w:rsidRPr="00F67DB2">
        <w:rPr>
          <w:rFonts w:ascii="Times New Roman" w:hAnsi="Times New Roman" w:cs="Times New Roman"/>
        </w:rPr>
        <w:t>Dependent Agreements</w:t>
      </w:r>
      <w:r w:rsidRPr="00F67DB2">
        <w:rPr>
          <w:rFonts w:ascii="Times New Roman" w:hAnsi="Times New Roman" w:cs="Times New Roman"/>
        </w:rPr>
        <w:t>,</w:t>
      </w:r>
      <w:r w:rsidR="00CD4343" w:rsidRPr="00F67DB2">
        <w:rPr>
          <w:rFonts w:ascii="Times New Roman" w:hAnsi="Times New Roman" w:cs="Times New Roman"/>
        </w:rPr>
        <w:t xml:space="preserve"> </w:t>
      </w:r>
      <w:r w:rsidRPr="00F67DB2">
        <w:rPr>
          <w:rFonts w:ascii="Times New Roman" w:hAnsi="Times New Roman" w:cs="Times New Roman"/>
        </w:rPr>
        <w:t xml:space="preserve">and which </w:t>
      </w:r>
      <w:r w:rsidR="00CD4343" w:rsidRPr="00F67DB2">
        <w:rPr>
          <w:rFonts w:ascii="Times New Roman" w:hAnsi="Times New Roman" w:cs="Times New Roman"/>
        </w:rPr>
        <w:t>are not cured within thirty (30) days of written notice</w:t>
      </w:r>
      <w:r w:rsidRPr="00F67DB2">
        <w:rPr>
          <w:rFonts w:ascii="Times New Roman" w:hAnsi="Times New Roman" w:cs="Times New Roman"/>
        </w:rPr>
        <w:t xml:space="preserve"> of the such breach or default.</w:t>
      </w:r>
      <w:r w:rsidR="00CD4343" w:rsidRPr="00F67DB2">
        <w:rPr>
          <w:rFonts w:ascii="Times New Roman" w:hAnsi="Times New Roman" w:cs="Times New Roman"/>
        </w:rPr>
        <w:t xml:space="preserve"> </w:t>
      </w:r>
      <w:r w:rsidR="00586B55" w:rsidRPr="00F67DB2">
        <w:rPr>
          <w:rFonts w:ascii="Times New Roman" w:hAnsi="Times New Roman" w:cs="Times New Roman"/>
        </w:rPr>
        <w:t xml:space="preserve">(c) Each party shall have the right to immediately terminate this Agreement </w:t>
      </w:r>
      <w:r w:rsidR="00CD4343" w:rsidRPr="00F67DB2">
        <w:rPr>
          <w:rFonts w:ascii="Times New Roman" w:hAnsi="Times New Roman" w:cs="Times New Roman"/>
        </w:rPr>
        <w:t xml:space="preserve">in the event the other party becomes insolvent or makes an assignment for the benefit of creditors, or proceedings are commenced by, or against, such party under the United States Bankruptcy Code or similar foreign statute or law, which proceedings shall not have been dismissed within thirty (30) days after the commencement thereof, or a receiver or trustee of such party is appointed to manage the assets of business of such party. </w:t>
      </w:r>
    </w:p>
    <w:p w14:paraId="2F212C55" w14:textId="77777777" w:rsidR="004A1241" w:rsidRPr="00F67DB2" w:rsidRDefault="008E248B" w:rsidP="00F67DB2">
      <w:pPr>
        <w:pStyle w:val="ListParagraph"/>
        <w:jc w:val="both"/>
        <w:rPr>
          <w:rFonts w:ascii="Times New Roman" w:hAnsi="Times New Roman" w:cs="Times New Roman"/>
        </w:rPr>
      </w:pPr>
      <w:r w:rsidRPr="00F67DB2">
        <w:rPr>
          <w:rFonts w:ascii="Times New Roman" w:hAnsi="Times New Roman" w:cs="Times New Roman"/>
        </w:rPr>
        <w:t>(c)(1)</w:t>
      </w:r>
      <w:r w:rsidR="00AF5A20" w:rsidRPr="00F67DB2">
        <w:rPr>
          <w:rFonts w:ascii="Times New Roman" w:hAnsi="Times New Roman" w:cs="Times New Roman"/>
        </w:rPr>
        <w:t xml:space="preserve"> </w:t>
      </w:r>
      <w:r w:rsidRPr="00F67DB2">
        <w:rPr>
          <w:rFonts w:ascii="Times New Roman" w:hAnsi="Times New Roman" w:cs="Times New Roman"/>
        </w:rPr>
        <w:t>All rights and licenses granted by Licensor to Licensee under this Agreement</w:t>
      </w:r>
      <w:r w:rsidR="00E741B6" w:rsidRPr="00F67DB2">
        <w:rPr>
          <w:rFonts w:ascii="Times New Roman" w:hAnsi="Times New Roman" w:cs="Times New Roman"/>
        </w:rPr>
        <w:t xml:space="preserve"> </w:t>
      </w:r>
      <w:r w:rsidRPr="00F67DB2">
        <w:rPr>
          <w:rFonts w:ascii="Times New Roman" w:hAnsi="Times New Roman" w:cs="Times New Roman"/>
        </w:rPr>
        <w:t xml:space="preserve">are and shall be deemed to be rights and licenses to "intellectual property" </w:t>
      </w:r>
      <w:r w:rsidR="00941924" w:rsidRPr="00F67DB2">
        <w:rPr>
          <w:rFonts w:ascii="Times New Roman" w:hAnsi="Times New Roman" w:cs="Times New Roman"/>
        </w:rPr>
        <w:t xml:space="preserve">as defined by </w:t>
      </w:r>
      <w:r w:rsidRPr="00F67DB2">
        <w:rPr>
          <w:rFonts w:ascii="Times New Roman" w:hAnsi="Times New Roman" w:cs="Times New Roman"/>
        </w:rPr>
        <w:t xml:space="preserve"> </w:t>
      </w:r>
      <w:r w:rsidR="00E741B6" w:rsidRPr="00F67DB2">
        <w:rPr>
          <w:rFonts w:ascii="Times New Roman" w:hAnsi="Times New Roman" w:cs="Times New Roman"/>
        </w:rPr>
        <w:t>11 U.S.C. §</w:t>
      </w:r>
      <w:r w:rsidRPr="00F67DB2">
        <w:rPr>
          <w:rFonts w:ascii="Times New Roman" w:hAnsi="Times New Roman" w:cs="Times New Roman"/>
        </w:rPr>
        <w:t>365(n) of the United States Bankruptcy Code</w:t>
      </w:r>
      <w:r w:rsidR="00E741B6" w:rsidRPr="00F67DB2">
        <w:rPr>
          <w:rFonts w:ascii="Times New Roman" w:hAnsi="Times New Roman" w:cs="Times New Roman"/>
        </w:rPr>
        <w:t>, and that this Agreement is governed by 11 U.S.C. §365(n)</w:t>
      </w:r>
      <w:r w:rsidRPr="00F67DB2">
        <w:rPr>
          <w:rFonts w:ascii="Times New Roman" w:hAnsi="Times New Roman" w:cs="Times New Roman"/>
        </w:rPr>
        <w:t xml:space="preserve">.  </w:t>
      </w:r>
    </w:p>
    <w:p w14:paraId="4111BCDD" w14:textId="764423E0" w:rsidR="00CD4343" w:rsidRPr="00F67DB2" w:rsidRDefault="008E248B" w:rsidP="00F67DB2">
      <w:pPr>
        <w:pStyle w:val="ListParagraph"/>
        <w:jc w:val="both"/>
        <w:rPr>
          <w:rFonts w:ascii="Times New Roman" w:hAnsi="Times New Roman" w:cs="Times New Roman"/>
          <w:u w:val="single"/>
        </w:rPr>
      </w:pPr>
      <w:r w:rsidRPr="00F67DB2">
        <w:rPr>
          <w:rFonts w:ascii="Times New Roman" w:hAnsi="Times New Roman" w:cs="Times New Roman"/>
        </w:rPr>
        <w:t>(c)(2) Licensee shall have the right to exercise all rights and elections under the Bankruptcy Code with respect to this Agreement. Without limiting the generality of the foregoing, in the event of rejection of this Agreement by Licensor, its successor</w:t>
      </w:r>
      <w:r w:rsidR="00941924" w:rsidRPr="00F67DB2">
        <w:rPr>
          <w:rFonts w:ascii="Times New Roman" w:hAnsi="Times New Roman" w:cs="Times New Roman"/>
        </w:rPr>
        <w:t>,</w:t>
      </w:r>
      <w:r w:rsidRPr="00F67DB2">
        <w:rPr>
          <w:rFonts w:ascii="Times New Roman" w:hAnsi="Times New Roman" w:cs="Times New Roman"/>
        </w:rPr>
        <w:t xml:space="preserve"> or trustee under 11 U.S.C. §365(a)</w:t>
      </w:r>
      <w:r w:rsidR="00941924" w:rsidRPr="00F67DB2">
        <w:rPr>
          <w:rFonts w:ascii="Times New Roman" w:hAnsi="Times New Roman" w:cs="Times New Roman"/>
        </w:rPr>
        <w:t>,</w:t>
      </w:r>
      <w:r w:rsidRPr="00F67DB2">
        <w:rPr>
          <w:rFonts w:ascii="Times New Roman" w:hAnsi="Times New Roman" w:cs="Times New Roman"/>
        </w:rPr>
        <w:t xml:space="preserve"> or a comparable bankruptcy law of any other jurisdiction, Licensee may terminate this </w:t>
      </w:r>
      <w:r w:rsidR="00F804F4" w:rsidRPr="00F67DB2">
        <w:rPr>
          <w:rFonts w:ascii="Times New Roman" w:hAnsi="Times New Roman" w:cs="Times New Roman"/>
        </w:rPr>
        <w:t>Agreement</w:t>
      </w:r>
      <w:r w:rsidRPr="00F67DB2">
        <w:rPr>
          <w:rFonts w:ascii="Times New Roman" w:hAnsi="Times New Roman" w:cs="Times New Roman"/>
        </w:rPr>
        <w:t xml:space="preserve"> for cause under 11 U.S.C. §365(n)(1)(A) or retain its rights under 11 U.S.C. </w:t>
      </w:r>
      <w:r w:rsidR="006B6FE8" w:rsidRPr="00F67DB2">
        <w:rPr>
          <w:rFonts w:ascii="Times New Roman" w:hAnsi="Times New Roman" w:cs="Times New Roman"/>
        </w:rPr>
        <w:t>§</w:t>
      </w:r>
      <w:r w:rsidRPr="00F67DB2">
        <w:rPr>
          <w:rFonts w:ascii="Times New Roman" w:hAnsi="Times New Roman" w:cs="Times New Roman"/>
        </w:rPr>
        <w:t>365(n)(1)(B).</w:t>
      </w:r>
    </w:p>
    <w:p w14:paraId="608748C5" w14:textId="2AEC4AED" w:rsidR="00CD4343" w:rsidRPr="00F67DB2" w:rsidRDefault="00CD4343" w:rsidP="00F67DB2">
      <w:pPr>
        <w:pStyle w:val="ListParagraph"/>
        <w:numPr>
          <w:ilvl w:val="0"/>
          <w:numId w:val="1"/>
        </w:numPr>
        <w:tabs>
          <w:tab w:val="num" w:pos="1440"/>
        </w:tabs>
        <w:jc w:val="both"/>
        <w:rPr>
          <w:rFonts w:ascii="Times New Roman" w:hAnsi="Times New Roman" w:cs="Times New Roman"/>
          <w:u w:val="single"/>
        </w:rPr>
      </w:pPr>
      <w:r w:rsidRPr="00F67DB2">
        <w:rPr>
          <w:rFonts w:ascii="Times New Roman" w:hAnsi="Times New Roman" w:cs="Times New Roman"/>
          <w:u w:val="single"/>
        </w:rPr>
        <w:t>Confidentiality:</w:t>
      </w:r>
      <w:r w:rsidRPr="00F67DB2">
        <w:rPr>
          <w:rFonts w:ascii="Times New Roman" w:hAnsi="Times New Roman" w:cs="Times New Roman"/>
          <w:u w:val="single"/>
        </w:rPr>
        <w:br/>
      </w:r>
      <w:r w:rsidRPr="00F67DB2">
        <w:rPr>
          <w:rFonts w:ascii="Times New Roman" w:hAnsi="Times New Roman" w:cs="Times New Roman"/>
        </w:rPr>
        <w:t xml:space="preserve">Confidentiality will be maintained as described in </w:t>
      </w:r>
      <w:r w:rsidR="00A032FE" w:rsidRPr="00F67DB2">
        <w:rPr>
          <w:rFonts w:ascii="Times New Roman" w:hAnsi="Times New Roman" w:cs="Times New Roman"/>
        </w:rPr>
        <w:t>N</w:t>
      </w:r>
      <w:r w:rsidRPr="00F67DB2">
        <w:rPr>
          <w:rFonts w:ascii="Times New Roman" w:hAnsi="Times New Roman" w:cs="Times New Roman"/>
        </w:rPr>
        <w:t>on-</w:t>
      </w:r>
      <w:r w:rsidR="00A032FE" w:rsidRPr="00F67DB2">
        <w:rPr>
          <w:rFonts w:ascii="Times New Roman" w:hAnsi="Times New Roman" w:cs="Times New Roman"/>
        </w:rPr>
        <w:t>D</w:t>
      </w:r>
      <w:r w:rsidRPr="00F67DB2">
        <w:rPr>
          <w:rFonts w:ascii="Times New Roman" w:hAnsi="Times New Roman" w:cs="Times New Roman"/>
        </w:rPr>
        <w:t xml:space="preserve">isclosure </w:t>
      </w:r>
      <w:r w:rsidR="00A032FE" w:rsidRPr="00F67DB2">
        <w:rPr>
          <w:rFonts w:ascii="Times New Roman" w:hAnsi="Times New Roman" w:cs="Times New Roman"/>
        </w:rPr>
        <w:t>A</w:t>
      </w:r>
      <w:r w:rsidRPr="00F67DB2">
        <w:rPr>
          <w:rFonts w:ascii="Times New Roman" w:hAnsi="Times New Roman" w:cs="Times New Roman"/>
        </w:rPr>
        <w:t xml:space="preserve">greement (NDA) between Licensee and Licensor </w:t>
      </w:r>
      <w:r w:rsidR="00205E5E" w:rsidRPr="00F67DB2">
        <w:rPr>
          <w:rFonts w:ascii="Times New Roman" w:hAnsi="Times New Roman" w:cs="Times New Roman"/>
        </w:rPr>
        <w:t xml:space="preserve">dated __________________ </w:t>
      </w:r>
      <w:r w:rsidRPr="00F67DB2">
        <w:rPr>
          <w:rFonts w:ascii="Times New Roman" w:hAnsi="Times New Roman" w:cs="Times New Roman"/>
        </w:rPr>
        <w:t xml:space="preserve">for during and for three </w:t>
      </w:r>
      <w:r w:rsidR="00205E5E" w:rsidRPr="00F67DB2">
        <w:rPr>
          <w:rFonts w:ascii="Times New Roman" w:hAnsi="Times New Roman" w:cs="Times New Roman"/>
        </w:rPr>
        <w:t xml:space="preserve">(3) </w:t>
      </w:r>
      <w:r w:rsidRPr="00F67DB2">
        <w:rPr>
          <w:rFonts w:ascii="Times New Roman" w:hAnsi="Times New Roman" w:cs="Times New Roman"/>
        </w:rPr>
        <w:t xml:space="preserve">years after </w:t>
      </w:r>
      <w:r w:rsidRPr="00F67DB2">
        <w:rPr>
          <w:rFonts w:ascii="Times New Roman" w:hAnsi="Times New Roman" w:cs="Times New Roman"/>
        </w:rPr>
        <w:lastRenderedPageBreak/>
        <w:t xml:space="preserve">termination of this </w:t>
      </w:r>
      <w:r w:rsidR="00A032FE" w:rsidRPr="00F67DB2">
        <w:rPr>
          <w:rFonts w:ascii="Times New Roman" w:hAnsi="Times New Roman" w:cs="Times New Roman"/>
        </w:rPr>
        <w:t>Agreement</w:t>
      </w:r>
      <w:r w:rsidRPr="00F67DB2">
        <w:rPr>
          <w:rFonts w:ascii="Times New Roman" w:hAnsi="Times New Roman" w:cs="Times New Roman"/>
        </w:rPr>
        <w:t xml:space="preserve">. </w:t>
      </w:r>
      <w:r w:rsidR="00684BFA" w:rsidRPr="00F67DB2">
        <w:rPr>
          <w:rFonts w:ascii="Times New Roman" w:hAnsi="Times New Roman" w:cs="Times New Roman"/>
        </w:rPr>
        <w:t>The existence and terms of this Agreement shall</w:t>
      </w:r>
      <w:r w:rsidR="00E751AD" w:rsidRPr="00F67DB2">
        <w:rPr>
          <w:rFonts w:ascii="Times New Roman" w:hAnsi="Times New Roman" w:cs="Times New Roman"/>
        </w:rPr>
        <w:t xml:space="preserve"> also</w:t>
      </w:r>
      <w:r w:rsidR="00684BFA" w:rsidRPr="00F67DB2">
        <w:rPr>
          <w:rFonts w:ascii="Times New Roman" w:hAnsi="Times New Roman" w:cs="Times New Roman"/>
        </w:rPr>
        <w:t xml:space="preserve"> be kept confidential in accordance with the Non-Disclosure Agreement</w:t>
      </w:r>
      <w:ins w:id="20" w:author="Glenn Johnson" w:date="2020-09-01T12:23:00Z">
        <w:r w:rsidR="00BB7225" w:rsidRPr="00F67DB2">
          <w:rPr>
            <w:rFonts w:ascii="Times New Roman" w:hAnsi="Times New Roman" w:cs="Times New Roman"/>
          </w:rPr>
          <w:t xml:space="preserve"> except that Licensee is obligated to mark all product literature and product packaging</w:t>
        </w:r>
        <w:r w:rsidR="00086951" w:rsidRPr="00F67DB2">
          <w:rPr>
            <w:rFonts w:ascii="Times New Roman" w:hAnsi="Times New Roman" w:cs="Times New Roman"/>
          </w:rPr>
          <w:t xml:space="preserve"> showing </w:t>
        </w:r>
      </w:ins>
      <w:ins w:id="21" w:author="Glenn Johnson" w:date="2020-09-05T10:06:00Z">
        <w:r w:rsidR="00D94D15" w:rsidRPr="00F67DB2">
          <w:rPr>
            <w:rFonts w:ascii="Times New Roman" w:hAnsi="Times New Roman" w:cs="Times New Roman"/>
          </w:rPr>
          <w:t xml:space="preserve">said products </w:t>
        </w:r>
      </w:ins>
      <w:ins w:id="22" w:author="Glenn Johnson" w:date="2020-09-01T12:24:00Z">
        <w:r w:rsidR="004071C3" w:rsidRPr="00F67DB2">
          <w:rPr>
            <w:rFonts w:ascii="Times New Roman" w:hAnsi="Times New Roman" w:cs="Times New Roman"/>
          </w:rPr>
          <w:t>are</w:t>
        </w:r>
        <w:r w:rsidR="00FE29FE" w:rsidRPr="00F67DB2">
          <w:rPr>
            <w:rFonts w:ascii="Times New Roman" w:hAnsi="Times New Roman" w:cs="Times New Roman"/>
          </w:rPr>
          <w:t xml:space="preserve"> covered by the patents as set forth</w:t>
        </w:r>
      </w:ins>
      <w:ins w:id="23" w:author="Glenn Johnson" w:date="2020-09-01T12:25:00Z">
        <w:r w:rsidR="00FE29FE" w:rsidRPr="00F67DB2">
          <w:rPr>
            <w:rFonts w:ascii="Times New Roman" w:hAnsi="Times New Roman" w:cs="Times New Roman"/>
          </w:rPr>
          <w:t xml:space="preserve"> in the ISURF </w:t>
        </w:r>
      </w:ins>
      <w:ins w:id="24" w:author="Glenn Johnson" w:date="2020-09-10T09:01:00Z">
        <w:r w:rsidR="00335914" w:rsidRPr="00F67DB2">
          <w:rPr>
            <w:rFonts w:ascii="Times New Roman" w:hAnsi="Times New Roman" w:cs="Times New Roman"/>
          </w:rPr>
          <w:t>Exclusive L</w:t>
        </w:r>
      </w:ins>
      <w:ins w:id="25" w:author="Glenn Johnson" w:date="2020-09-01T12:25:00Z">
        <w:r w:rsidR="00FE29FE" w:rsidRPr="00F67DB2">
          <w:rPr>
            <w:rFonts w:ascii="Times New Roman" w:hAnsi="Times New Roman" w:cs="Times New Roman"/>
          </w:rPr>
          <w:t>icense</w:t>
        </w:r>
      </w:ins>
      <w:r w:rsidR="00684BFA" w:rsidRPr="00F67DB2">
        <w:rPr>
          <w:rFonts w:ascii="Times New Roman" w:hAnsi="Times New Roman" w:cs="Times New Roman"/>
        </w:rPr>
        <w:t>.</w:t>
      </w:r>
    </w:p>
    <w:p w14:paraId="611396DA" w14:textId="7E3B1915" w:rsidR="00684BFA" w:rsidRPr="00F67DB2" w:rsidDel="00A01869" w:rsidRDefault="00684BFA" w:rsidP="00F67DB2">
      <w:pPr>
        <w:pStyle w:val="ListParagraph"/>
        <w:jc w:val="both"/>
        <w:rPr>
          <w:del w:id="26" w:author="Nacu Hernandez" w:date="2020-09-10T11:55:00Z"/>
          <w:rFonts w:ascii="Times New Roman" w:hAnsi="Times New Roman" w:cs="Times New Roman"/>
          <w:u w:val="single"/>
        </w:rPr>
      </w:pPr>
    </w:p>
    <w:p w14:paraId="40FF8947" w14:textId="1EF967E6" w:rsidR="00CD4343" w:rsidRPr="00F67DB2" w:rsidRDefault="00CD4343" w:rsidP="00F67DB2">
      <w:pPr>
        <w:pStyle w:val="ListParagraph"/>
        <w:numPr>
          <w:ilvl w:val="0"/>
          <w:numId w:val="1"/>
        </w:numPr>
        <w:tabs>
          <w:tab w:val="num" w:pos="1440"/>
        </w:tabs>
        <w:jc w:val="both"/>
        <w:rPr>
          <w:rFonts w:ascii="Times New Roman" w:hAnsi="Times New Roman" w:cs="Times New Roman"/>
          <w:u w:val="single"/>
        </w:rPr>
      </w:pPr>
      <w:r w:rsidRPr="00F67DB2">
        <w:rPr>
          <w:rFonts w:ascii="Times New Roman" w:hAnsi="Times New Roman" w:cs="Times New Roman"/>
          <w:u w:val="single"/>
        </w:rPr>
        <w:t>Inspection, Record Keeping, Audit</w:t>
      </w:r>
    </w:p>
    <w:p w14:paraId="3BC1810D" w14:textId="14F41771" w:rsidR="00DD1813" w:rsidRPr="00F67DB2" w:rsidRDefault="00CD4343" w:rsidP="00F67DB2">
      <w:pPr>
        <w:pStyle w:val="ListParagraph"/>
        <w:numPr>
          <w:ilvl w:val="1"/>
          <w:numId w:val="1"/>
        </w:numPr>
        <w:jc w:val="both"/>
        <w:rPr>
          <w:rFonts w:ascii="Times New Roman" w:hAnsi="Times New Roman" w:cs="Times New Roman"/>
        </w:rPr>
      </w:pPr>
      <w:r w:rsidRPr="00F67DB2">
        <w:rPr>
          <w:rFonts w:ascii="Times New Roman" w:hAnsi="Times New Roman" w:cs="Times New Roman"/>
        </w:rPr>
        <w:t>Both Licensor and Licensee shall keep adequate books</w:t>
      </w:r>
      <w:r w:rsidR="004E5A60" w:rsidRPr="00F67DB2">
        <w:rPr>
          <w:rFonts w:ascii="Times New Roman" w:hAnsi="Times New Roman" w:cs="Times New Roman"/>
        </w:rPr>
        <w:t xml:space="preserve"> of account</w:t>
      </w:r>
      <w:r w:rsidRPr="00F67DB2">
        <w:rPr>
          <w:rFonts w:ascii="Times New Roman" w:hAnsi="Times New Roman" w:cs="Times New Roman"/>
        </w:rPr>
        <w:t xml:space="preserve">, records and other documentation consistent with industry practice and applicable federal, state and local regulatory requirements pertaining to its performance of </w:t>
      </w:r>
      <w:r w:rsidR="004E5A60" w:rsidRPr="00F67DB2">
        <w:rPr>
          <w:rFonts w:ascii="Times New Roman" w:hAnsi="Times New Roman" w:cs="Times New Roman"/>
        </w:rPr>
        <w:t xml:space="preserve">its obligations under </w:t>
      </w:r>
      <w:r w:rsidRPr="00F67DB2">
        <w:rPr>
          <w:rFonts w:ascii="Times New Roman" w:hAnsi="Times New Roman" w:cs="Times New Roman"/>
        </w:rPr>
        <w:t>this Agreement</w:t>
      </w:r>
      <w:r w:rsidR="00DD1813" w:rsidRPr="00F67DB2">
        <w:rPr>
          <w:rFonts w:ascii="Times New Roman" w:hAnsi="Times New Roman" w:cs="Times New Roman"/>
        </w:rPr>
        <w:t>.</w:t>
      </w:r>
      <w:r w:rsidRPr="00F67DB2">
        <w:rPr>
          <w:rFonts w:ascii="Times New Roman" w:hAnsi="Times New Roman" w:cs="Times New Roman"/>
        </w:rPr>
        <w:t xml:space="preserve"> </w:t>
      </w:r>
    </w:p>
    <w:p w14:paraId="26424F39" w14:textId="0663FA42" w:rsidR="00CD4343" w:rsidRPr="00F67DB2" w:rsidRDefault="00CD4343" w:rsidP="00F67DB2">
      <w:pPr>
        <w:pStyle w:val="ListParagraph"/>
        <w:numPr>
          <w:ilvl w:val="1"/>
          <w:numId w:val="1"/>
        </w:numPr>
        <w:jc w:val="both"/>
        <w:rPr>
          <w:rFonts w:ascii="Times New Roman" w:hAnsi="Times New Roman" w:cs="Times New Roman"/>
        </w:rPr>
      </w:pPr>
      <w:r w:rsidRPr="00F67DB2">
        <w:rPr>
          <w:rFonts w:ascii="Times New Roman" w:hAnsi="Times New Roman" w:cs="Times New Roman"/>
        </w:rPr>
        <w:t>Both parties shall preserve all such documentation for the period</w:t>
      </w:r>
      <w:ins w:id="27" w:author="Glenn Johnson" w:date="2020-09-05T10:08:00Z">
        <w:r w:rsidR="00640F33" w:rsidRPr="00F67DB2">
          <w:rPr>
            <w:rFonts w:ascii="Times New Roman" w:hAnsi="Times New Roman" w:cs="Times New Roman"/>
          </w:rPr>
          <w:t xml:space="preserve"> of five (5) years</w:t>
        </w:r>
      </w:ins>
      <w:del w:id="28" w:author="Glenn Johnson" w:date="2020-09-05T10:08:00Z">
        <w:r w:rsidRPr="00F67DB2" w:rsidDel="00640F33">
          <w:rPr>
            <w:rFonts w:ascii="Times New Roman" w:hAnsi="Times New Roman" w:cs="Times New Roman"/>
          </w:rPr>
          <w:delText>(s) of time</w:delText>
        </w:r>
      </w:del>
      <w:r w:rsidRPr="00F67DB2">
        <w:rPr>
          <w:rFonts w:ascii="Times New Roman" w:hAnsi="Times New Roman" w:cs="Times New Roman"/>
        </w:rPr>
        <w:t xml:space="preserve"> following </w:t>
      </w:r>
      <w:r w:rsidR="00DD1813" w:rsidRPr="00F67DB2">
        <w:rPr>
          <w:rFonts w:ascii="Times New Roman" w:hAnsi="Times New Roman" w:cs="Times New Roman"/>
        </w:rPr>
        <w:t>the expiration or termination of this Agreement</w:t>
      </w:r>
      <w:ins w:id="29" w:author="Glenn Johnson" w:date="2020-09-05T10:08:00Z">
        <w:r w:rsidR="00640F33" w:rsidRPr="00F67DB2">
          <w:rPr>
            <w:rFonts w:ascii="Times New Roman" w:hAnsi="Times New Roman" w:cs="Times New Roman"/>
          </w:rPr>
          <w:t>.</w:t>
        </w:r>
      </w:ins>
      <w:del w:id="30" w:author="Glenn Johnson" w:date="2020-09-05T10:09:00Z">
        <w:r w:rsidR="00DD1813" w:rsidRPr="00F67DB2" w:rsidDel="00640F33">
          <w:rPr>
            <w:rFonts w:ascii="Times New Roman" w:hAnsi="Times New Roman" w:cs="Times New Roman"/>
          </w:rPr>
          <w:delText xml:space="preserve"> </w:delText>
        </w:r>
        <w:r w:rsidRPr="00F67DB2" w:rsidDel="00640F33">
          <w:rPr>
            <w:rFonts w:ascii="Times New Roman" w:hAnsi="Times New Roman" w:cs="Times New Roman"/>
          </w:rPr>
          <w:delText>consistent with industry practice and as otherwise required by applicable federal, state and local laws, regulations, rules, ordinances or orders.</w:delText>
        </w:r>
      </w:del>
    </w:p>
    <w:p w14:paraId="58E5FCCC" w14:textId="0B59DC57" w:rsidR="00CD4343" w:rsidRPr="00F67DB2" w:rsidRDefault="004E5A60" w:rsidP="00F67DB2">
      <w:pPr>
        <w:pStyle w:val="ListParagraph"/>
        <w:numPr>
          <w:ilvl w:val="1"/>
          <w:numId w:val="1"/>
        </w:numPr>
        <w:jc w:val="both"/>
        <w:rPr>
          <w:rFonts w:ascii="Times New Roman" w:hAnsi="Times New Roman" w:cs="Times New Roman"/>
        </w:rPr>
      </w:pPr>
      <w:r w:rsidRPr="00F67DB2">
        <w:rPr>
          <w:rFonts w:ascii="Times New Roman" w:hAnsi="Times New Roman" w:cs="Times New Roman"/>
        </w:rPr>
        <w:t xml:space="preserve">Licensee shall </w:t>
      </w:r>
      <w:r w:rsidR="00CD4343" w:rsidRPr="00F67DB2">
        <w:rPr>
          <w:rFonts w:ascii="Times New Roman" w:hAnsi="Times New Roman" w:cs="Times New Roman"/>
        </w:rPr>
        <w:t xml:space="preserve">have the right to examine the records of </w:t>
      </w:r>
      <w:r w:rsidRPr="00F67DB2">
        <w:rPr>
          <w:rFonts w:ascii="Times New Roman" w:hAnsi="Times New Roman" w:cs="Times New Roman"/>
        </w:rPr>
        <w:t>Licensor</w:t>
      </w:r>
      <w:r w:rsidR="00CD4343" w:rsidRPr="00F67DB2">
        <w:rPr>
          <w:rFonts w:ascii="Times New Roman" w:hAnsi="Times New Roman" w:cs="Times New Roman"/>
        </w:rPr>
        <w:t xml:space="preserve">, insofar as such records relate to this Agreement, for the purpose of determining </w:t>
      </w:r>
      <w:r w:rsidRPr="00F67DB2">
        <w:rPr>
          <w:rFonts w:ascii="Times New Roman" w:hAnsi="Times New Roman" w:cs="Times New Roman"/>
        </w:rPr>
        <w:t xml:space="preserve">Licensor’s </w:t>
      </w:r>
      <w:r w:rsidR="00CD4343" w:rsidRPr="00F67DB2">
        <w:rPr>
          <w:rFonts w:ascii="Times New Roman" w:hAnsi="Times New Roman" w:cs="Times New Roman"/>
        </w:rPr>
        <w:t xml:space="preserve">compliance with this Agreement.  </w:t>
      </w:r>
      <w:r w:rsidRPr="00F67DB2">
        <w:rPr>
          <w:rFonts w:ascii="Times New Roman" w:hAnsi="Times New Roman" w:cs="Times New Roman"/>
        </w:rPr>
        <w:t xml:space="preserve">Licensor shall have the right to examiner the books of account of Licensee, insofar as such books of account relate to this Agreement, for the purpose of determining Licensee’s compliance with this Agreement. </w:t>
      </w:r>
      <w:r w:rsidR="00A63CBA" w:rsidRPr="00F67DB2">
        <w:rPr>
          <w:rFonts w:ascii="Times New Roman" w:hAnsi="Times New Roman" w:cs="Times New Roman"/>
        </w:rPr>
        <w:t xml:space="preserve">The </w:t>
      </w:r>
      <w:r w:rsidR="00CD4343" w:rsidRPr="00F67DB2">
        <w:rPr>
          <w:rFonts w:ascii="Times New Roman" w:hAnsi="Times New Roman" w:cs="Times New Roman"/>
        </w:rPr>
        <w:t xml:space="preserve">right </w:t>
      </w:r>
      <w:r w:rsidR="00A63CBA" w:rsidRPr="00F67DB2">
        <w:rPr>
          <w:rFonts w:ascii="Times New Roman" w:hAnsi="Times New Roman" w:cs="Times New Roman"/>
        </w:rPr>
        <w:t xml:space="preserve">to examine and inspect </w:t>
      </w:r>
      <w:r w:rsidR="009F5D35" w:rsidRPr="00F67DB2">
        <w:rPr>
          <w:rFonts w:ascii="Times New Roman" w:hAnsi="Times New Roman" w:cs="Times New Roman"/>
        </w:rPr>
        <w:t xml:space="preserve">the </w:t>
      </w:r>
      <w:r w:rsidR="00A63CBA" w:rsidRPr="00F67DB2">
        <w:rPr>
          <w:rFonts w:ascii="Times New Roman" w:hAnsi="Times New Roman" w:cs="Times New Roman"/>
        </w:rPr>
        <w:t xml:space="preserve">records of the other party </w:t>
      </w:r>
      <w:r w:rsidR="00CD4343" w:rsidRPr="00F67DB2">
        <w:rPr>
          <w:rFonts w:ascii="Times New Roman" w:hAnsi="Times New Roman" w:cs="Times New Roman"/>
        </w:rPr>
        <w:t xml:space="preserve">may only be exercised upon the giving of reasonable notice to the counterparty and the records may be examined only during normal business hours.  If a party determines, after examination of the </w:t>
      </w:r>
      <w:r w:rsidRPr="00F67DB2">
        <w:rPr>
          <w:rFonts w:ascii="Times New Roman" w:hAnsi="Times New Roman" w:cs="Times New Roman"/>
        </w:rPr>
        <w:t xml:space="preserve">other party's </w:t>
      </w:r>
      <w:r w:rsidR="00CD4343" w:rsidRPr="00F67DB2">
        <w:rPr>
          <w:rFonts w:ascii="Times New Roman" w:hAnsi="Times New Roman" w:cs="Times New Roman"/>
        </w:rPr>
        <w:t xml:space="preserve">records, that a breach of this Agreement has occurred, the party </w:t>
      </w:r>
      <w:r w:rsidRPr="00F67DB2">
        <w:rPr>
          <w:rFonts w:ascii="Times New Roman" w:hAnsi="Times New Roman" w:cs="Times New Roman"/>
        </w:rPr>
        <w:t xml:space="preserve">in breach </w:t>
      </w:r>
      <w:r w:rsidR="00CD4343" w:rsidRPr="00F67DB2">
        <w:rPr>
          <w:rFonts w:ascii="Times New Roman" w:hAnsi="Times New Roman" w:cs="Times New Roman"/>
        </w:rPr>
        <w:t xml:space="preserve">shall bear the cost of the examination; otherwise, the party </w:t>
      </w:r>
      <w:r w:rsidRPr="00F67DB2">
        <w:rPr>
          <w:rFonts w:ascii="Times New Roman" w:hAnsi="Times New Roman" w:cs="Times New Roman"/>
        </w:rPr>
        <w:t xml:space="preserve">conducting the examination </w:t>
      </w:r>
      <w:r w:rsidR="00CD4343" w:rsidRPr="00F67DB2">
        <w:rPr>
          <w:rFonts w:ascii="Times New Roman" w:hAnsi="Times New Roman" w:cs="Times New Roman"/>
        </w:rPr>
        <w:t xml:space="preserve">shall bear such costs.  </w:t>
      </w:r>
    </w:p>
    <w:p w14:paraId="0B368DBC" w14:textId="16A6032E" w:rsidR="004E5A60" w:rsidRPr="00F67DB2" w:rsidDel="00A01869" w:rsidRDefault="004E5A60" w:rsidP="00F67DB2">
      <w:pPr>
        <w:pStyle w:val="ListParagraph"/>
        <w:jc w:val="both"/>
        <w:rPr>
          <w:del w:id="31" w:author="Nacu Hernandez" w:date="2020-09-10T11:55:00Z"/>
          <w:rFonts w:ascii="Times New Roman" w:hAnsi="Times New Roman" w:cs="Times New Roman"/>
        </w:rPr>
      </w:pPr>
    </w:p>
    <w:p w14:paraId="0A1FF5B4" w14:textId="1166A87C" w:rsidR="00CD4343" w:rsidRPr="00F67DB2" w:rsidRDefault="006F418E" w:rsidP="00F67DB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Amendments/</w:t>
      </w:r>
      <w:r w:rsidR="00CD4343" w:rsidRPr="00F67DB2">
        <w:rPr>
          <w:rFonts w:ascii="Times New Roman" w:hAnsi="Times New Roman" w:cs="Times New Roman"/>
          <w:u w:val="single"/>
        </w:rPr>
        <w:t>Modification:</w:t>
      </w:r>
      <w:r w:rsidR="00CD4343" w:rsidRPr="00F67DB2">
        <w:rPr>
          <w:rFonts w:ascii="Times New Roman" w:hAnsi="Times New Roman" w:cs="Times New Roman"/>
        </w:rPr>
        <w:t xml:space="preserve">  </w:t>
      </w:r>
      <w:r w:rsidR="00CD4343" w:rsidRPr="00F67DB2">
        <w:rPr>
          <w:rFonts w:ascii="Times New Roman" w:hAnsi="Times New Roman" w:cs="Times New Roman"/>
        </w:rPr>
        <w:br/>
      </w:r>
      <w:r w:rsidRPr="00F67DB2">
        <w:rPr>
          <w:rFonts w:ascii="Times New Roman" w:hAnsi="Times New Roman" w:cs="Times New Roman"/>
        </w:rPr>
        <w:t xml:space="preserve">No term or provision of this Agreement may be amended, modified, or waived orally.  Any amendment, modification, or waiver of any term of provision of this Agreement shall be set forth in a </w:t>
      </w:r>
      <w:r w:rsidR="00CD4343" w:rsidRPr="00F67DB2">
        <w:rPr>
          <w:rFonts w:ascii="Times New Roman" w:hAnsi="Times New Roman" w:cs="Times New Roman"/>
        </w:rPr>
        <w:t xml:space="preserve"> written instrument signed by both parties</w:t>
      </w:r>
      <w:r w:rsidRPr="00F67DB2">
        <w:rPr>
          <w:rFonts w:ascii="Times New Roman" w:hAnsi="Times New Roman" w:cs="Times New Roman"/>
        </w:rPr>
        <w:t xml:space="preserve"> hereto and shall specifically refer to this Agreement</w:t>
      </w:r>
      <w:r w:rsidR="00CD4343" w:rsidRPr="00F67DB2">
        <w:rPr>
          <w:rFonts w:ascii="Times New Roman" w:hAnsi="Times New Roman" w:cs="Times New Roman"/>
        </w:rPr>
        <w:t>.</w:t>
      </w:r>
    </w:p>
    <w:p w14:paraId="0721BAD5" w14:textId="134510E5" w:rsidR="00CD4343" w:rsidRPr="00F67DB2" w:rsidRDefault="00CD4343" w:rsidP="00F67DB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Waiver:</w:t>
      </w:r>
      <w:r w:rsidRPr="00F67DB2">
        <w:rPr>
          <w:rFonts w:ascii="Times New Roman" w:hAnsi="Times New Roman" w:cs="Times New Roman"/>
        </w:rPr>
        <w:t xml:space="preserve">  </w:t>
      </w:r>
      <w:r w:rsidRPr="00F67DB2">
        <w:rPr>
          <w:rFonts w:ascii="Times New Roman" w:hAnsi="Times New Roman" w:cs="Times New Roman"/>
        </w:rPr>
        <w:br/>
        <w:t xml:space="preserve">No act, omission or oral statement by either party </w:t>
      </w:r>
      <w:r w:rsidR="006B7A72" w:rsidRPr="00F67DB2">
        <w:rPr>
          <w:rFonts w:ascii="Times New Roman" w:hAnsi="Times New Roman" w:cs="Times New Roman"/>
        </w:rPr>
        <w:t xml:space="preserve">hereto shall </w:t>
      </w:r>
      <w:r w:rsidRPr="00F67DB2">
        <w:rPr>
          <w:rFonts w:ascii="Times New Roman" w:hAnsi="Times New Roman" w:cs="Times New Roman"/>
        </w:rPr>
        <w:t xml:space="preserve">constitute a waiver any </w:t>
      </w:r>
      <w:r w:rsidR="006B7A72" w:rsidRPr="00F67DB2">
        <w:rPr>
          <w:rFonts w:ascii="Times New Roman" w:hAnsi="Times New Roman" w:cs="Times New Roman"/>
        </w:rPr>
        <w:t>condition, right, provision, or term</w:t>
      </w:r>
      <w:r w:rsidRPr="00F67DB2">
        <w:rPr>
          <w:rFonts w:ascii="Times New Roman" w:hAnsi="Times New Roman" w:cs="Times New Roman"/>
        </w:rPr>
        <w:t xml:space="preserve"> under this Agreement</w:t>
      </w:r>
      <w:r w:rsidR="001C6897" w:rsidRPr="00F67DB2">
        <w:rPr>
          <w:rFonts w:ascii="Times New Roman" w:hAnsi="Times New Roman" w:cs="Times New Roman"/>
        </w:rPr>
        <w:t>,</w:t>
      </w:r>
      <w:r w:rsidRPr="00F67DB2">
        <w:rPr>
          <w:rFonts w:ascii="Times New Roman" w:hAnsi="Times New Roman" w:cs="Times New Roman"/>
        </w:rPr>
        <w:t xml:space="preserve"> unless confirmed in writing by the waiving party.  No such </w:t>
      </w:r>
      <w:r w:rsidR="006B7A72" w:rsidRPr="00F67DB2">
        <w:rPr>
          <w:rFonts w:ascii="Times New Roman" w:hAnsi="Times New Roman" w:cs="Times New Roman"/>
        </w:rPr>
        <w:t xml:space="preserve">written </w:t>
      </w:r>
      <w:r w:rsidRPr="00F67DB2">
        <w:rPr>
          <w:rFonts w:ascii="Times New Roman" w:hAnsi="Times New Roman" w:cs="Times New Roman"/>
        </w:rPr>
        <w:t>waiver by either party will be deemed to be a waiver of any subsequent enforcement of any previously waived term</w:t>
      </w:r>
      <w:r w:rsidR="006B7A72" w:rsidRPr="00F67DB2">
        <w:rPr>
          <w:rFonts w:ascii="Times New Roman" w:hAnsi="Times New Roman" w:cs="Times New Roman"/>
        </w:rPr>
        <w:t>, provision,</w:t>
      </w:r>
      <w:r w:rsidRPr="00F67DB2">
        <w:rPr>
          <w:rFonts w:ascii="Times New Roman" w:hAnsi="Times New Roman" w:cs="Times New Roman"/>
        </w:rPr>
        <w:t xml:space="preserve"> condition</w:t>
      </w:r>
      <w:r w:rsidR="006B7A72" w:rsidRPr="00F67DB2">
        <w:rPr>
          <w:rFonts w:ascii="Times New Roman" w:hAnsi="Times New Roman" w:cs="Times New Roman"/>
        </w:rPr>
        <w:t xml:space="preserve">, or right </w:t>
      </w:r>
      <w:r w:rsidRPr="00F67DB2">
        <w:rPr>
          <w:rFonts w:ascii="Times New Roman" w:hAnsi="Times New Roman" w:cs="Times New Roman"/>
        </w:rPr>
        <w:t>of this Agreement or any subsequent breach of this Agreement unless specifically so stated in writing.</w:t>
      </w:r>
    </w:p>
    <w:p w14:paraId="340938F3" w14:textId="22AEF2F1" w:rsidR="00CD4343" w:rsidRPr="00F67DB2" w:rsidRDefault="00053ECD" w:rsidP="00F67DB2">
      <w:pPr>
        <w:pStyle w:val="ListParagraph"/>
        <w:numPr>
          <w:ilvl w:val="0"/>
          <w:numId w:val="1"/>
        </w:numPr>
        <w:tabs>
          <w:tab w:val="num" w:pos="1440"/>
        </w:tabs>
        <w:jc w:val="both"/>
        <w:rPr>
          <w:rFonts w:ascii="Times New Roman" w:hAnsi="Times New Roman" w:cs="Times New Roman"/>
        </w:rPr>
      </w:pPr>
      <w:r w:rsidRPr="00F67DB2">
        <w:rPr>
          <w:rFonts w:ascii="Times New Roman" w:hAnsi="Times New Roman" w:cs="Times New Roman"/>
          <w:u w:val="single"/>
        </w:rPr>
        <w:t>Severability/</w:t>
      </w:r>
      <w:r w:rsidR="00CD4343" w:rsidRPr="00F67DB2">
        <w:rPr>
          <w:rFonts w:ascii="Times New Roman" w:hAnsi="Times New Roman" w:cs="Times New Roman"/>
          <w:u w:val="single"/>
        </w:rPr>
        <w:t>Validity</w:t>
      </w:r>
      <w:r w:rsidR="00CD4343" w:rsidRPr="00F67DB2">
        <w:rPr>
          <w:rFonts w:ascii="Times New Roman" w:hAnsi="Times New Roman" w:cs="Times New Roman"/>
        </w:rPr>
        <w:t xml:space="preserve">:    </w:t>
      </w:r>
      <w:r w:rsidR="00CD4343" w:rsidRPr="00F67DB2">
        <w:rPr>
          <w:rFonts w:ascii="Times New Roman" w:hAnsi="Times New Roman" w:cs="Times New Roman"/>
        </w:rPr>
        <w:br/>
      </w:r>
      <w:r w:rsidRPr="00F67DB2">
        <w:rPr>
          <w:rFonts w:ascii="Times New Roman" w:hAnsi="Times New Roman" w:cs="Times New Roman"/>
        </w:rPr>
        <w:t xml:space="preserve">If any term or provision of this Agreement shall be found to be void, invalid, unenforceable, or contrary to law by a forum of competent jurisdiction, any such term or provision shall be deemed severable from the remainder of the terms or provisions set forth in this Agreement, and all other terms and provisions of this Agreement shall continue to remain in full force and effect as if the severable term or provision had never been a part of this Agreement. </w:t>
      </w:r>
      <w:r w:rsidR="00CD4343" w:rsidRPr="00F67DB2">
        <w:rPr>
          <w:rFonts w:ascii="Times New Roman" w:hAnsi="Times New Roman" w:cs="Times New Roman"/>
        </w:rPr>
        <w:t xml:space="preserve">In such event, the parties will replace the </w:t>
      </w:r>
      <w:r w:rsidRPr="00F67DB2">
        <w:rPr>
          <w:rFonts w:ascii="Times New Roman" w:hAnsi="Times New Roman" w:cs="Times New Roman"/>
        </w:rPr>
        <w:t xml:space="preserve">void, </w:t>
      </w:r>
      <w:r w:rsidR="00CD4343" w:rsidRPr="00F67DB2">
        <w:rPr>
          <w:rFonts w:ascii="Times New Roman" w:hAnsi="Times New Roman" w:cs="Times New Roman"/>
        </w:rPr>
        <w:t xml:space="preserve">invalid or unenforceable </w:t>
      </w:r>
      <w:r w:rsidRPr="00F67DB2">
        <w:rPr>
          <w:rFonts w:ascii="Times New Roman" w:hAnsi="Times New Roman" w:cs="Times New Roman"/>
        </w:rPr>
        <w:t xml:space="preserve">term </w:t>
      </w:r>
      <w:r w:rsidR="00E751AD" w:rsidRPr="00F67DB2">
        <w:rPr>
          <w:rFonts w:ascii="Times New Roman" w:hAnsi="Times New Roman" w:cs="Times New Roman"/>
        </w:rPr>
        <w:t>o</w:t>
      </w:r>
      <w:r w:rsidRPr="00F67DB2">
        <w:rPr>
          <w:rFonts w:ascii="Times New Roman" w:hAnsi="Times New Roman" w:cs="Times New Roman"/>
        </w:rPr>
        <w:t xml:space="preserve">r </w:t>
      </w:r>
      <w:r w:rsidR="00CD4343" w:rsidRPr="00F67DB2">
        <w:rPr>
          <w:rFonts w:ascii="Times New Roman" w:hAnsi="Times New Roman" w:cs="Times New Roman"/>
        </w:rPr>
        <w:t>provision with an enforceable provision which has substantially the same affect.</w:t>
      </w:r>
    </w:p>
    <w:p w14:paraId="1F31F4ED" w14:textId="77777777" w:rsidR="00A01869" w:rsidRDefault="00257747" w:rsidP="00F67DB2">
      <w:pPr>
        <w:pStyle w:val="ListParagraph"/>
        <w:numPr>
          <w:ilvl w:val="0"/>
          <w:numId w:val="1"/>
        </w:numPr>
        <w:tabs>
          <w:tab w:val="num" w:pos="1440"/>
        </w:tabs>
        <w:jc w:val="both"/>
        <w:rPr>
          <w:rFonts w:ascii="Times New Roman" w:hAnsi="Times New Roman" w:cs="Times New Roman"/>
        </w:rPr>
      </w:pPr>
      <w:r w:rsidRPr="00F67DB2">
        <w:rPr>
          <w:rFonts w:ascii="Times New Roman" w:hAnsi="Times New Roman" w:cs="Times New Roman"/>
          <w:u w:val="single"/>
        </w:rPr>
        <w:t>Governing Law</w:t>
      </w:r>
      <w:r w:rsidRPr="00F67DB2">
        <w:rPr>
          <w:rFonts w:ascii="Times New Roman" w:hAnsi="Times New Roman" w:cs="Times New Roman"/>
        </w:rPr>
        <w:t>: T</w:t>
      </w:r>
      <w:r w:rsidR="009134BD" w:rsidRPr="00F67DB2">
        <w:rPr>
          <w:rFonts w:ascii="Times New Roman" w:hAnsi="Times New Roman" w:cs="Times New Roman"/>
        </w:rPr>
        <w:t>his Agreement shall be governed by the laws of the State of Iowa, without regard to any choice of law provisions.</w:t>
      </w:r>
      <w:r w:rsidR="00965811" w:rsidRPr="00F67DB2">
        <w:rPr>
          <w:rFonts w:ascii="Times New Roman" w:hAnsi="Times New Roman" w:cs="Times New Roman"/>
        </w:rPr>
        <w:t xml:space="preserve">  Subject to the provisions of ¶12 below, any legal proceeding shall be </w:t>
      </w:r>
      <w:proofErr w:type="spellStart"/>
      <w:r w:rsidR="00965811" w:rsidRPr="00F67DB2">
        <w:rPr>
          <w:rFonts w:ascii="Times New Roman" w:hAnsi="Times New Roman" w:cs="Times New Roman"/>
        </w:rPr>
        <w:t>venued</w:t>
      </w:r>
      <w:proofErr w:type="spellEnd"/>
      <w:r w:rsidR="00965811" w:rsidRPr="00F67DB2">
        <w:rPr>
          <w:rFonts w:ascii="Times New Roman" w:hAnsi="Times New Roman" w:cs="Times New Roman"/>
        </w:rPr>
        <w:t xml:space="preserve"> in the Iowa District Court for Story County.</w:t>
      </w:r>
    </w:p>
    <w:p w14:paraId="1CFCD314" w14:textId="68991B32" w:rsidR="001A3603" w:rsidRPr="00844A12" w:rsidDel="005E7401" w:rsidRDefault="00965811" w:rsidP="00844A12">
      <w:pPr>
        <w:ind w:left="720"/>
        <w:jc w:val="both"/>
        <w:rPr>
          <w:del w:id="32" w:author="Glenn Johnson" w:date="2020-09-10T08:35:00Z"/>
          <w:rFonts w:ascii="Times New Roman" w:hAnsi="Times New Roman" w:cs="Times New Roman"/>
          <w:u w:val="single"/>
        </w:rPr>
        <w:pPrChange w:id="33" w:author="Nacu Hernandez" w:date="2020-09-10T11:50:00Z">
          <w:pPr>
            <w:pStyle w:val="ListParagraph"/>
          </w:pPr>
        </w:pPrChange>
      </w:pPr>
      <w:r w:rsidRPr="00F67DB2">
        <w:rPr>
          <w:rFonts w:ascii="Times New Roman" w:hAnsi="Times New Roman" w:cs="Times New Roman"/>
        </w:rPr>
        <w:t xml:space="preserve"> </w:t>
      </w:r>
    </w:p>
    <w:p w14:paraId="6AF0ED99" w14:textId="77777777" w:rsidR="00A01869" w:rsidRDefault="00945EB1" w:rsidP="00844A12">
      <w:pPr>
        <w:pStyle w:val="ListParagraph"/>
        <w:numPr>
          <w:ilvl w:val="0"/>
          <w:numId w:val="1"/>
        </w:numPr>
        <w:tabs>
          <w:tab w:val="num" w:pos="1440"/>
        </w:tabs>
        <w:jc w:val="both"/>
        <w:rPr>
          <w:rFonts w:ascii="Times New Roman" w:hAnsi="Times New Roman" w:cs="Times New Roman"/>
          <w:u w:val="single"/>
        </w:rPr>
      </w:pPr>
      <w:r w:rsidRPr="00844A12">
        <w:rPr>
          <w:rFonts w:ascii="Times New Roman" w:hAnsi="Times New Roman" w:cs="Times New Roman"/>
          <w:u w:val="single"/>
        </w:rPr>
        <w:t>Dispute</w:t>
      </w:r>
      <w:ins w:id="34" w:author="Glenn Johnson" w:date="2020-09-10T08:35:00Z">
        <w:r w:rsidR="005E7401" w:rsidRPr="00844A12">
          <w:rPr>
            <w:rFonts w:ascii="Times New Roman" w:hAnsi="Times New Roman" w:cs="Times New Roman"/>
            <w:u w:val="single"/>
          </w:rPr>
          <w:t>s</w:t>
        </w:r>
      </w:ins>
      <w:del w:id="35" w:author="Glenn Johnson" w:date="2020-09-10T08:35:00Z">
        <w:r w:rsidRPr="00A01869" w:rsidDel="005E7401">
          <w:rPr>
            <w:rFonts w:ascii="Times New Roman" w:hAnsi="Times New Roman" w:cs="Times New Roman"/>
            <w:u w:val="single"/>
          </w:rPr>
          <w:delText xml:space="preserve"> Resolution</w:delText>
        </w:r>
      </w:del>
      <w:r w:rsidR="002B65E2" w:rsidRPr="00A01869">
        <w:rPr>
          <w:rFonts w:ascii="Times New Roman" w:hAnsi="Times New Roman" w:cs="Times New Roman"/>
          <w:u w:val="single"/>
        </w:rPr>
        <w:t xml:space="preserve">:  </w:t>
      </w:r>
    </w:p>
    <w:p w14:paraId="22881AA9" w14:textId="6A92B9C3" w:rsidR="00F62FC9" w:rsidRPr="00A01869" w:rsidDel="00AE4C0C" w:rsidRDefault="00F50B94" w:rsidP="00A01869">
      <w:pPr>
        <w:pStyle w:val="ListParagraph"/>
        <w:numPr>
          <w:ilvl w:val="0"/>
          <w:numId w:val="1"/>
        </w:numPr>
        <w:jc w:val="both"/>
        <w:rPr>
          <w:del w:id="36" w:author="Glenn Johnson" w:date="2020-09-01T12:45:00Z"/>
          <w:rFonts w:ascii="Times New Roman" w:hAnsi="Times New Roman" w:cs="Times New Roman"/>
          <w:u w:val="single"/>
        </w:rPr>
        <w:pPrChange w:id="37" w:author="Nacu Hernandez" w:date="2020-09-10T11:50:00Z">
          <w:pPr>
            <w:pStyle w:val="ListParagraph"/>
            <w:numPr>
              <w:numId w:val="1"/>
            </w:numPr>
            <w:ind w:hanging="360"/>
          </w:pPr>
        </w:pPrChange>
      </w:pPr>
      <w:ins w:id="38" w:author="Glenn Johnson" w:date="2020-09-01T12:30:00Z">
        <w:r w:rsidRPr="00A01869">
          <w:rPr>
            <w:rFonts w:ascii="Times New Roman" w:hAnsi="Times New Roman" w:cs="Times New Roman"/>
            <w:u w:val="single"/>
          </w:rPr>
          <w:t>Pursuant to the provisions of the Iowa Arbitration Act, Chapter 679A</w:t>
        </w:r>
      </w:ins>
      <w:ins w:id="39" w:author="Glenn Johnson" w:date="2020-09-01T12:31:00Z">
        <w:r w:rsidR="00E97A30" w:rsidRPr="00A01869">
          <w:rPr>
            <w:rFonts w:ascii="Times New Roman" w:hAnsi="Times New Roman" w:cs="Times New Roman"/>
            <w:u w:val="single"/>
          </w:rPr>
          <w:t>, Code of Iowa, and the</w:t>
        </w:r>
        <w:r w:rsidR="007C7E46" w:rsidRPr="00A01869">
          <w:rPr>
            <w:rFonts w:ascii="Times New Roman" w:hAnsi="Times New Roman" w:cs="Times New Roman"/>
          </w:rPr>
          <w:t xml:space="preserve"> </w:t>
        </w:r>
        <w:r w:rsidR="007C7E46" w:rsidRPr="00A01869">
          <w:rPr>
            <w:rFonts w:ascii="Times New Roman" w:hAnsi="Times New Roman" w:cs="Times New Roman"/>
            <w:u w:val="single"/>
          </w:rPr>
          <w:t xml:space="preserve">Federal Arbitration Act, </w:t>
        </w:r>
      </w:ins>
      <w:ins w:id="40" w:author="Glenn Johnson" w:date="2020-09-01T12:32:00Z">
        <w:r w:rsidR="00BD1CBB" w:rsidRPr="00A01869">
          <w:rPr>
            <w:rFonts w:ascii="Times New Roman" w:hAnsi="Times New Roman" w:cs="Times New Roman"/>
            <w:u w:val="single"/>
          </w:rPr>
          <w:t>9 U.S.C. §</w:t>
        </w:r>
        <w:r w:rsidR="00333738" w:rsidRPr="00A01869">
          <w:rPr>
            <w:rFonts w:ascii="Times New Roman" w:hAnsi="Times New Roman" w:cs="Times New Roman"/>
            <w:u w:val="single"/>
          </w:rPr>
          <w:t xml:space="preserve"> </w:t>
        </w:r>
        <w:r w:rsidR="00BD1CBB" w:rsidRPr="00A01869">
          <w:rPr>
            <w:rFonts w:ascii="Times New Roman" w:hAnsi="Times New Roman" w:cs="Times New Roman"/>
            <w:u w:val="single"/>
          </w:rPr>
          <w:t>1</w:t>
        </w:r>
        <w:r w:rsidR="00333738" w:rsidRPr="00A01869">
          <w:rPr>
            <w:rFonts w:ascii="Times New Roman" w:hAnsi="Times New Roman" w:cs="Times New Roman"/>
            <w:u w:val="single"/>
          </w:rPr>
          <w:t xml:space="preserve">, </w:t>
        </w:r>
        <w:r w:rsidR="00333738" w:rsidRPr="00A01869">
          <w:rPr>
            <w:rFonts w:ascii="Times New Roman" w:hAnsi="Times New Roman" w:cs="Times New Roman"/>
            <w:i/>
            <w:iCs/>
            <w:u w:val="single"/>
          </w:rPr>
          <w:t>et. seq.</w:t>
        </w:r>
        <w:r w:rsidR="00333738" w:rsidRPr="00A01869">
          <w:rPr>
            <w:rFonts w:ascii="Times New Roman" w:hAnsi="Times New Roman" w:cs="Times New Roman"/>
            <w:u w:val="single"/>
          </w:rPr>
          <w:t xml:space="preserve">, </w:t>
        </w:r>
      </w:ins>
      <w:ins w:id="41" w:author="Glenn Johnson" w:date="2020-09-01T12:33:00Z">
        <w:r w:rsidR="00F375CB" w:rsidRPr="00A01869">
          <w:rPr>
            <w:rFonts w:ascii="Times New Roman" w:hAnsi="Times New Roman" w:cs="Times New Roman"/>
            <w:u w:val="single"/>
          </w:rPr>
          <w:t xml:space="preserve">any and </w:t>
        </w:r>
      </w:ins>
      <w:ins w:id="42" w:author="Glenn Johnson" w:date="2020-09-01T12:32:00Z">
        <w:r w:rsidR="00333738" w:rsidRPr="00A01869">
          <w:rPr>
            <w:rFonts w:ascii="Times New Roman" w:hAnsi="Times New Roman" w:cs="Times New Roman"/>
            <w:u w:val="single"/>
          </w:rPr>
          <w:t>all contro</w:t>
        </w:r>
      </w:ins>
      <w:ins w:id="43" w:author="Glenn Johnson" w:date="2020-09-01T12:33:00Z">
        <w:r w:rsidR="00333738" w:rsidRPr="00A01869">
          <w:rPr>
            <w:rFonts w:ascii="Times New Roman" w:hAnsi="Times New Roman" w:cs="Times New Roman"/>
            <w:u w:val="single"/>
          </w:rPr>
          <w:t>versies arising under or pursuant to this Agreement are subject to arbitration</w:t>
        </w:r>
        <w:r w:rsidR="00F375CB" w:rsidRPr="00A01869">
          <w:rPr>
            <w:rFonts w:ascii="Times New Roman" w:hAnsi="Times New Roman" w:cs="Times New Roman"/>
            <w:u w:val="single"/>
          </w:rPr>
          <w:t xml:space="preserve"> upon demand of either party.</w:t>
        </w:r>
      </w:ins>
      <w:r w:rsidR="00844A12">
        <w:rPr>
          <w:rFonts w:ascii="Times New Roman" w:hAnsi="Times New Roman" w:cs="Times New Roman"/>
          <w:u w:val="single"/>
        </w:rPr>
        <w:t xml:space="preserve"> </w:t>
      </w:r>
      <w:r w:rsidR="002B65E2" w:rsidRPr="00A01869">
        <w:rPr>
          <w:rFonts w:ascii="Times New Roman" w:hAnsi="Times New Roman" w:cs="Times New Roman"/>
          <w:u w:val="single"/>
        </w:rPr>
        <w:t xml:space="preserve">(a) </w:t>
      </w:r>
      <w:r w:rsidR="002B65E2" w:rsidRPr="00A01869">
        <w:rPr>
          <w:rFonts w:ascii="Times New Roman" w:hAnsi="Times New Roman" w:cs="Times New Roman"/>
        </w:rPr>
        <w:t xml:space="preserve">In the event that a controversy or dispute arises out of or under this Agreement, or any breach thereof, but excluding </w:t>
      </w:r>
      <w:r w:rsidR="002B65E2" w:rsidRPr="00A01869">
        <w:rPr>
          <w:rFonts w:ascii="Times New Roman" w:hAnsi="Times New Roman" w:cs="Times New Roman"/>
        </w:rPr>
        <w:lastRenderedPageBreak/>
        <w:t xml:space="preserve">any challenge to the validity or enforceability of the Licensed Patents, authorized management of parties having decision making authority shall enter into good faith business negotiations in an attempt to resolve the controversy or dispute. </w:t>
      </w:r>
      <w:del w:id="44" w:author="Glenn Johnson" w:date="2020-09-01T12:35:00Z">
        <w:r w:rsidR="002B65E2" w:rsidRPr="00A01869" w:rsidDel="001054C9">
          <w:rPr>
            <w:rFonts w:ascii="Times New Roman" w:hAnsi="Times New Roman" w:cs="Times New Roman"/>
          </w:rPr>
          <w:delText>(</w:delText>
        </w:r>
      </w:del>
      <w:ins w:id="45" w:author="Glenn Johnson" w:date="2020-09-01T12:35:00Z">
        <w:r w:rsidR="001054C9" w:rsidRPr="00A01869">
          <w:rPr>
            <w:rFonts w:ascii="Times New Roman" w:hAnsi="Times New Roman" w:cs="Times New Roman"/>
          </w:rPr>
          <w:t>(</w:t>
        </w:r>
      </w:ins>
      <w:r w:rsidR="002B65E2" w:rsidRPr="00A01869">
        <w:rPr>
          <w:rFonts w:ascii="Times New Roman" w:hAnsi="Times New Roman" w:cs="Times New Roman"/>
        </w:rPr>
        <w:t xml:space="preserve">b) </w:t>
      </w:r>
      <w:ins w:id="46" w:author="Glenn Johnson" w:date="2020-09-01T12:35:00Z">
        <w:r w:rsidR="001054C9" w:rsidRPr="00A01869">
          <w:rPr>
            <w:rFonts w:ascii="Times New Roman" w:hAnsi="Times New Roman" w:cs="Times New Roman"/>
          </w:rPr>
          <w:t>If the parties mutually desire to employ the mediation process, a mutually agreed to mediator from Iowa shall be selected to oversee this process.</w:t>
        </w:r>
      </w:ins>
      <w:ins w:id="47" w:author="Glenn Johnson" w:date="2020-09-01T12:36:00Z">
        <w:r w:rsidR="001054C9" w:rsidRPr="00A01869">
          <w:rPr>
            <w:rFonts w:ascii="Times New Roman" w:hAnsi="Times New Roman" w:cs="Times New Roman"/>
          </w:rPr>
          <w:t xml:space="preserve">  </w:t>
        </w:r>
      </w:ins>
      <w:del w:id="48" w:author="Glenn Johnson" w:date="2020-09-01T12:36:00Z">
        <w:r w:rsidR="00C847E6" w:rsidRPr="00A01869" w:rsidDel="00DE2BDF">
          <w:rPr>
            <w:rFonts w:ascii="Times New Roman" w:hAnsi="Times New Roman" w:cs="Times New Roman"/>
          </w:rPr>
          <w:delText>Any controversy or dispute arising out of or under this Agreement, or any breach thereof, which cannot be resolved to the mutual satisfaction of the parties through the good faith business negotiations provided for in Paragraph 1</w:delText>
        </w:r>
        <w:r w:rsidR="006D1482" w:rsidRPr="00A01869" w:rsidDel="00DE2BDF">
          <w:rPr>
            <w:rFonts w:ascii="Times New Roman" w:hAnsi="Times New Roman" w:cs="Times New Roman"/>
          </w:rPr>
          <w:delText>2</w:delText>
        </w:r>
        <w:r w:rsidR="00C847E6" w:rsidRPr="00A01869" w:rsidDel="00DE2BDF">
          <w:rPr>
            <w:rFonts w:ascii="Times New Roman" w:hAnsi="Times New Roman" w:cs="Times New Roman"/>
          </w:rPr>
          <w:delText xml:space="preserve">(a) within fourteen (14) days of the notice of the dispute </w:delText>
        </w:r>
      </w:del>
      <w:del w:id="49" w:author="Glenn Johnson" w:date="2020-09-01T12:29:00Z">
        <w:r w:rsidR="00C847E6" w:rsidRPr="00A01869" w:rsidDel="00D0784D">
          <w:rPr>
            <w:rFonts w:ascii="Times New Roman" w:hAnsi="Times New Roman" w:cs="Times New Roman"/>
          </w:rPr>
          <w:delText xml:space="preserve">shall </w:delText>
        </w:r>
      </w:del>
      <w:del w:id="50" w:author="Glenn Johnson" w:date="2020-09-01T12:36:00Z">
        <w:r w:rsidR="00C847E6" w:rsidRPr="00A01869" w:rsidDel="00DE2BDF">
          <w:rPr>
            <w:rFonts w:ascii="Times New Roman" w:hAnsi="Times New Roman" w:cs="Times New Roman"/>
          </w:rPr>
          <w:delText xml:space="preserve">be submitted to mediation by a sole mediator mutually selected from the American Arbitration Association (“AAA”) National Roster of Mediators.  The mediation proceedings shall take place in Des Moines, Iowa.  </w:delText>
        </w:r>
        <w:r w:rsidR="006D1482" w:rsidRPr="00A01869" w:rsidDel="00DE2BDF">
          <w:rPr>
            <w:rFonts w:ascii="Times New Roman" w:hAnsi="Times New Roman" w:cs="Times New Roman"/>
          </w:rPr>
          <w:delText>The mediation proceedings will be conducted in accordance with AAA’s Commercial Arbitration Rules and Mediation Procedures</w:delText>
        </w:r>
        <w:r w:rsidR="00B5222D" w:rsidRPr="00A01869" w:rsidDel="00DE2BDF">
          <w:rPr>
            <w:rFonts w:ascii="Times New Roman" w:hAnsi="Times New Roman" w:cs="Times New Roman"/>
          </w:rPr>
          <w:delText xml:space="preserve"> and its Supplementary Rules For Resolution of </w:delText>
        </w:r>
        <w:r w:rsidR="006047B8" w:rsidRPr="00A01869" w:rsidDel="00DE2BDF">
          <w:rPr>
            <w:rFonts w:ascii="Times New Roman" w:hAnsi="Times New Roman" w:cs="Times New Roman"/>
          </w:rPr>
          <w:delText>Patent Disputes</w:delText>
        </w:r>
        <w:r w:rsidR="006D1482" w:rsidRPr="00A01869" w:rsidDel="00DE2BDF">
          <w:rPr>
            <w:rFonts w:ascii="Times New Roman" w:hAnsi="Times New Roman" w:cs="Times New Roman"/>
          </w:rPr>
          <w:delText xml:space="preserve">.  </w:delText>
        </w:r>
        <w:r w:rsidR="00C847E6" w:rsidRPr="00A01869" w:rsidDel="00DE2BDF">
          <w:rPr>
            <w:rFonts w:ascii="Times New Roman" w:hAnsi="Times New Roman" w:cs="Times New Roman"/>
          </w:rPr>
          <w:delText>Each party shall bear its own expenses and an equal share of the expenses of the mediator and the fees of the AAA.  The decision to submit the controversy or dispute to mediation shall not be construed to preclude either party from seeking injunctive relief in order to protect its rights during the pending mediation.  The parties hereto, their representatives, other participants, and the mediator shall hold the existence, content, and result of the mediation in confidence.</w:delText>
        </w:r>
        <w:r w:rsidR="00A34886" w:rsidRPr="00A01869" w:rsidDel="00DE2BDF">
          <w:rPr>
            <w:rFonts w:ascii="Times New Roman" w:hAnsi="Times New Roman" w:cs="Times New Roman"/>
          </w:rPr>
          <w:delText xml:space="preserve"> </w:delText>
        </w:r>
      </w:del>
      <w:r w:rsidR="00A34886" w:rsidRPr="00A01869">
        <w:rPr>
          <w:rFonts w:ascii="Times New Roman" w:hAnsi="Times New Roman" w:cs="Times New Roman"/>
        </w:rPr>
        <w:t xml:space="preserve">(c) </w:t>
      </w:r>
      <w:r w:rsidR="00F62FC9" w:rsidRPr="00A01869">
        <w:rPr>
          <w:rFonts w:ascii="Times New Roman" w:hAnsi="Times New Roman" w:cs="Times New Roman"/>
        </w:rPr>
        <w:t xml:space="preserve">Any controversy or dispute arising out of or under this Agreement, or any breach thereof, which cannot be resolved within thirty (30) days to the mutual satisfaction of the parties through </w:t>
      </w:r>
      <w:ins w:id="51" w:author="Glenn Johnson" w:date="2020-09-01T12:36:00Z">
        <w:r w:rsidR="00DE2BDF" w:rsidRPr="00A01869">
          <w:rPr>
            <w:rFonts w:ascii="Times New Roman" w:hAnsi="Times New Roman" w:cs="Times New Roman"/>
          </w:rPr>
          <w:t>negotiations and/or</w:t>
        </w:r>
      </w:ins>
      <w:ins w:id="52" w:author="Glenn Johnson" w:date="2020-09-01T12:37:00Z">
        <w:r w:rsidR="00DE2BDF" w:rsidRPr="00A01869">
          <w:rPr>
            <w:rFonts w:ascii="Times New Roman" w:hAnsi="Times New Roman" w:cs="Times New Roman"/>
          </w:rPr>
          <w:t xml:space="preserve"> an agreed</w:t>
        </w:r>
      </w:ins>
      <w:del w:id="53" w:author="Glenn Johnson" w:date="2020-09-01T12:37:00Z">
        <w:r w:rsidR="00F62FC9" w:rsidRPr="00A01869" w:rsidDel="00DE2BDF">
          <w:rPr>
            <w:rFonts w:ascii="Times New Roman" w:hAnsi="Times New Roman" w:cs="Times New Roman"/>
          </w:rPr>
          <w:delText>the</w:delText>
        </w:r>
      </w:del>
      <w:r w:rsidR="00F62FC9" w:rsidRPr="00A01869">
        <w:rPr>
          <w:rFonts w:ascii="Times New Roman" w:hAnsi="Times New Roman" w:cs="Times New Roman"/>
        </w:rPr>
        <w:t xml:space="preserve"> mediation process as provided for in Paragraph 1</w:t>
      </w:r>
      <w:r w:rsidR="00D62ECD" w:rsidRPr="00A01869">
        <w:rPr>
          <w:rFonts w:ascii="Times New Roman" w:hAnsi="Times New Roman" w:cs="Times New Roman"/>
        </w:rPr>
        <w:t>2</w:t>
      </w:r>
      <w:r w:rsidR="00F62FC9" w:rsidRPr="00A01869">
        <w:rPr>
          <w:rFonts w:ascii="Times New Roman" w:hAnsi="Times New Roman" w:cs="Times New Roman"/>
        </w:rPr>
        <w:t>(b) shall be sub</w:t>
      </w:r>
      <w:ins w:id="54" w:author="Glenn Johnson" w:date="2020-09-05T10:31:00Z">
        <w:r w:rsidR="00520B41" w:rsidRPr="00A01869">
          <w:rPr>
            <w:rFonts w:ascii="Times New Roman" w:hAnsi="Times New Roman" w:cs="Times New Roman"/>
          </w:rPr>
          <w:t xml:space="preserve">ject </w:t>
        </w:r>
      </w:ins>
      <w:del w:id="55" w:author="Glenn Johnson" w:date="2020-09-05T10:31:00Z">
        <w:r w:rsidR="00F62FC9" w:rsidRPr="00A01869" w:rsidDel="00520B41">
          <w:rPr>
            <w:rFonts w:ascii="Times New Roman" w:hAnsi="Times New Roman" w:cs="Times New Roman"/>
          </w:rPr>
          <w:delText xml:space="preserve">mitted </w:delText>
        </w:r>
      </w:del>
      <w:r w:rsidR="00F62FC9" w:rsidRPr="00A01869">
        <w:rPr>
          <w:rFonts w:ascii="Times New Roman" w:hAnsi="Times New Roman" w:cs="Times New Roman"/>
        </w:rPr>
        <w:t>to arbitration</w:t>
      </w:r>
      <w:ins w:id="56" w:author="Glenn Johnson" w:date="2020-09-05T10:33:00Z">
        <w:r w:rsidR="00520B41" w:rsidRPr="00A01869">
          <w:rPr>
            <w:rFonts w:ascii="Times New Roman" w:hAnsi="Times New Roman" w:cs="Times New Roman"/>
          </w:rPr>
          <w:t>.  The arbitration sh</w:t>
        </w:r>
      </w:ins>
      <w:ins w:id="57" w:author="Glenn Johnson" w:date="2020-09-05T10:34:00Z">
        <w:r w:rsidR="00520B41" w:rsidRPr="00A01869">
          <w:rPr>
            <w:rFonts w:ascii="Times New Roman" w:hAnsi="Times New Roman" w:cs="Times New Roman"/>
          </w:rPr>
          <w:t>all be conducted pursuant to Comprehensive Arbitration Rules &amp; Procedures</w:t>
        </w:r>
        <w:r w:rsidR="00FB3246" w:rsidRPr="00A01869">
          <w:rPr>
            <w:rFonts w:ascii="Times New Roman" w:hAnsi="Times New Roman" w:cs="Times New Roman"/>
          </w:rPr>
          <w:t xml:space="preserve"> of </w:t>
        </w:r>
        <w:r w:rsidR="00520B41" w:rsidRPr="00A01869">
          <w:rPr>
            <w:rFonts w:ascii="Times New Roman" w:hAnsi="Times New Roman" w:cs="Times New Roman"/>
          </w:rPr>
          <w:t>JAMS Mediation, Arbitration and ADR Services</w:t>
        </w:r>
      </w:ins>
      <w:ins w:id="58" w:author="Glenn Johnson" w:date="2020-09-05T10:35:00Z">
        <w:r w:rsidR="00FB3246" w:rsidRPr="00A01869">
          <w:rPr>
            <w:rFonts w:ascii="Times New Roman" w:hAnsi="Times New Roman" w:cs="Times New Roman"/>
          </w:rPr>
          <w:t xml:space="preserve"> in place at the time of filing of the arbitration</w:t>
        </w:r>
      </w:ins>
      <w:ins w:id="59" w:author="Glenn Johnson" w:date="2020-09-05T10:34:00Z">
        <w:r w:rsidR="00FB3246" w:rsidRPr="00A01869">
          <w:rPr>
            <w:rFonts w:ascii="Times New Roman" w:hAnsi="Times New Roman" w:cs="Times New Roman"/>
          </w:rPr>
          <w:t>.  The a</w:t>
        </w:r>
      </w:ins>
      <w:ins w:id="60" w:author="Glenn Johnson" w:date="2020-09-05T10:35:00Z">
        <w:r w:rsidR="00FB3246" w:rsidRPr="00A01869">
          <w:rPr>
            <w:rFonts w:ascii="Times New Roman" w:hAnsi="Times New Roman" w:cs="Times New Roman"/>
          </w:rPr>
          <w:t xml:space="preserve">rbitration shall be conducted by </w:t>
        </w:r>
      </w:ins>
      <w:del w:id="61" w:author="Glenn Johnson" w:date="2020-09-05T10:35:00Z">
        <w:r w:rsidR="00F62FC9" w:rsidRPr="00A01869" w:rsidDel="00FB3246">
          <w:rPr>
            <w:rFonts w:ascii="Times New Roman" w:hAnsi="Times New Roman" w:cs="Times New Roman"/>
          </w:rPr>
          <w:delText xml:space="preserve"> by </w:delText>
        </w:r>
      </w:del>
      <w:r w:rsidR="00F62FC9" w:rsidRPr="00A01869">
        <w:rPr>
          <w:rFonts w:ascii="Times New Roman" w:hAnsi="Times New Roman" w:cs="Times New Roman"/>
        </w:rPr>
        <w:t xml:space="preserve">a </w:t>
      </w:r>
      <w:del w:id="62" w:author="Glenn Johnson" w:date="2020-09-05T10:32:00Z">
        <w:r w:rsidR="00F62FC9" w:rsidRPr="00A01869" w:rsidDel="00520B41">
          <w:rPr>
            <w:rFonts w:ascii="Times New Roman" w:hAnsi="Times New Roman" w:cs="Times New Roman"/>
          </w:rPr>
          <w:delText xml:space="preserve">sole </w:delText>
        </w:r>
      </w:del>
      <w:ins w:id="63" w:author="Glenn Johnson" w:date="2020-09-05T10:31:00Z">
        <w:r w:rsidR="00520B41" w:rsidRPr="00A01869">
          <w:rPr>
            <w:rFonts w:ascii="Times New Roman" w:hAnsi="Times New Roman" w:cs="Times New Roman"/>
          </w:rPr>
          <w:t xml:space="preserve">single </w:t>
        </w:r>
      </w:ins>
      <w:r w:rsidR="00F62FC9" w:rsidRPr="00A01869">
        <w:rPr>
          <w:rFonts w:ascii="Times New Roman" w:hAnsi="Times New Roman" w:cs="Times New Roman"/>
        </w:rPr>
        <w:t>arbitrator</w:t>
      </w:r>
      <w:ins w:id="64" w:author="Glenn Johnson" w:date="2020-09-05T10:35:00Z">
        <w:r w:rsidR="00FB3246" w:rsidRPr="00A01869">
          <w:rPr>
            <w:rFonts w:ascii="Times New Roman" w:hAnsi="Times New Roman" w:cs="Times New Roman"/>
          </w:rPr>
          <w:t>.</w:t>
        </w:r>
      </w:ins>
      <w:del w:id="65" w:author="Glenn Johnson" w:date="2020-09-05T10:36:00Z">
        <w:r w:rsidR="00F62FC9" w:rsidRPr="00A01869" w:rsidDel="00FB3246">
          <w:rPr>
            <w:rFonts w:ascii="Times New Roman" w:hAnsi="Times New Roman" w:cs="Times New Roman"/>
          </w:rPr>
          <w:delText xml:space="preserve"> jointly selected by the parties hereto from the </w:delText>
        </w:r>
        <w:r w:rsidR="004975E8" w:rsidRPr="00A01869" w:rsidDel="00FB3246">
          <w:rPr>
            <w:rFonts w:ascii="Times New Roman" w:hAnsi="Times New Roman" w:cs="Times New Roman"/>
          </w:rPr>
          <w:delText>Select Expert Panel for Intellectual Property</w:delText>
        </w:r>
        <w:r w:rsidR="00F62FC9" w:rsidRPr="00A01869" w:rsidDel="00FB3246">
          <w:rPr>
            <w:rFonts w:ascii="Times New Roman" w:hAnsi="Times New Roman" w:cs="Times New Roman"/>
          </w:rPr>
          <w:delText xml:space="preserve"> of the American Arbitration Association (“AAA”)</w:delText>
        </w:r>
        <w:r w:rsidR="004975E8" w:rsidRPr="00A01869" w:rsidDel="00FB3246">
          <w:rPr>
            <w:rFonts w:ascii="Times New Roman" w:hAnsi="Times New Roman" w:cs="Times New Roman"/>
          </w:rPr>
          <w:delText>. The arbitrator shall be a licensed attorney with substantial practical experience in intellectual property (patents and know-how) and intellectual property/technology licensing agreements.</w:delText>
        </w:r>
      </w:del>
      <w:r w:rsidR="00F62FC9" w:rsidRPr="00A01869">
        <w:rPr>
          <w:rFonts w:ascii="Times New Roman" w:hAnsi="Times New Roman" w:cs="Times New Roman"/>
        </w:rPr>
        <w:t xml:space="preserve">  The arbitration proceedings shall take place in </w:t>
      </w:r>
      <w:ins w:id="66" w:author="Glenn Johnson" w:date="2020-09-05T10:36:00Z">
        <w:r w:rsidR="00FB3246" w:rsidRPr="00A01869">
          <w:rPr>
            <w:rFonts w:ascii="Times New Roman" w:hAnsi="Times New Roman" w:cs="Times New Roman"/>
          </w:rPr>
          <w:t>Ames</w:t>
        </w:r>
      </w:ins>
      <w:del w:id="67" w:author="Glenn Johnson" w:date="2020-09-05T10:36:00Z">
        <w:r w:rsidR="00F62FC9" w:rsidRPr="00A01869" w:rsidDel="00FB3246">
          <w:rPr>
            <w:rFonts w:ascii="Times New Roman" w:hAnsi="Times New Roman" w:cs="Times New Roman"/>
          </w:rPr>
          <w:delText>Des Moines</w:delText>
        </w:r>
      </w:del>
      <w:r w:rsidR="00F62FC9" w:rsidRPr="00A01869">
        <w:rPr>
          <w:rFonts w:ascii="Times New Roman" w:hAnsi="Times New Roman" w:cs="Times New Roman"/>
        </w:rPr>
        <w:t xml:space="preserve">, Iowa. </w:t>
      </w:r>
      <w:del w:id="68" w:author="Glenn Johnson" w:date="2020-09-05T10:36:00Z">
        <w:r w:rsidR="00D62ECD" w:rsidRPr="00A01869" w:rsidDel="00FB3246">
          <w:rPr>
            <w:rFonts w:ascii="Times New Roman" w:hAnsi="Times New Roman" w:cs="Times New Roman"/>
          </w:rPr>
          <w:delText xml:space="preserve">The arbitration proceedings will be conducted in accordance with AAA’s Commercial Arbitration Rules and Mediation Procedures and its Supplementary Rules For Resolution of Patent Disputes </w:delText>
        </w:r>
      </w:del>
      <w:r w:rsidR="00F62FC9" w:rsidRPr="00A01869">
        <w:rPr>
          <w:rFonts w:ascii="Times New Roman" w:hAnsi="Times New Roman" w:cs="Times New Roman"/>
        </w:rPr>
        <w:t>The arbitrator shall not limit, expand, or modify the terms or provisions of this Agreement.  Each party shall bear its own expenses in connection with the arbitration</w:t>
      </w:r>
      <w:r w:rsidR="004975E8" w:rsidRPr="00A01869">
        <w:rPr>
          <w:rFonts w:ascii="Times New Roman" w:hAnsi="Times New Roman" w:cs="Times New Roman"/>
        </w:rPr>
        <w:t>,</w:t>
      </w:r>
      <w:r w:rsidR="00F62FC9" w:rsidRPr="00A01869">
        <w:rPr>
          <w:rFonts w:ascii="Times New Roman" w:hAnsi="Times New Roman" w:cs="Times New Roman"/>
        </w:rPr>
        <w:t xml:space="preserve"> and an equal share of the expenses of the arbitrator and</w:t>
      </w:r>
      <w:r w:rsidR="004975E8" w:rsidRPr="00A01869">
        <w:rPr>
          <w:rFonts w:ascii="Times New Roman" w:hAnsi="Times New Roman" w:cs="Times New Roman"/>
        </w:rPr>
        <w:t xml:space="preserve"> </w:t>
      </w:r>
      <w:r w:rsidR="00F62FC9" w:rsidRPr="00A01869">
        <w:rPr>
          <w:rFonts w:ascii="Times New Roman" w:hAnsi="Times New Roman" w:cs="Times New Roman"/>
        </w:rPr>
        <w:t xml:space="preserve">the fees of the </w:t>
      </w:r>
      <w:ins w:id="69" w:author="Glenn Johnson" w:date="2020-09-05T10:36:00Z">
        <w:r w:rsidR="00FB3246" w:rsidRPr="00A01869">
          <w:rPr>
            <w:rFonts w:ascii="Times New Roman" w:hAnsi="Times New Roman" w:cs="Times New Roman"/>
          </w:rPr>
          <w:t>JAMS</w:t>
        </w:r>
      </w:ins>
      <w:del w:id="70" w:author="Glenn Johnson" w:date="2020-09-05T10:36:00Z">
        <w:r w:rsidR="00F62FC9" w:rsidRPr="00A01869" w:rsidDel="00FB3246">
          <w:rPr>
            <w:rFonts w:ascii="Times New Roman" w:hAnsi="Times New Roman" w:cs="Times New Roman"/>
          </w:rPr>
          <w:delText>AAA</w:delText>
        </w:r>
      </w:del>
      <w:r w:rsidR="00F62FC9" w:rsidRPr="00A01869">
        <w:rPr>
          <w:rFonts w:ascii="Times New Roman" w:hAnsi="Times New Roman" w:cs="Times New Roman"/>
        </w:rPr>
        <w:t xml:space="preserve">.  The decision to submit the controversy or dispute to arbitration shall not be construed to preclude </w:t>
      </w:r>
      <w:r w:rsidR="00CD3D18" w:rsidRPr="00A01869">
        <w:rPr>
          <w:rFonts w:ascii="Times New Roman" w:hAnsi="Times New Roman" w:cs="Times New Roman"/>
        </w:rPr>
        <w:t>the parties</w:t>
      </w:r>
      <w:r w:rsidR="00F62FC9" w:rsidRPr="00A01869">
        <w:rPr>
          <w:rFonts w:ascii="Times New Roman" w:hAnsi="Times New Roman" w:cs="Times New Roman"/>
        </w:rPr>
        <w:t xml:space="preserve"> from seeking injunctive relief in order to protect its rights during the pending</w:t>
      </w:r>
      <w:r w:rsidR="00C87E4E" w:rsidRPr="00A01869">
        <w:rPr>
          <w:rFonts w:ascii="Times New Roman" w:hAnsi="Times New Roman" w:cs="Times New Roman"/>
        </w:rPr>
        <w:t xml:space="preserve"> arbitr</w:t>
      </w:r>
      <w:r w:rsidR="00F62FC9" w:rsidRPr="00A01869">
        <w:rPr>
          <w:rFonts w:ascii="Times New Roman" w:hAnsi="Times New Roman" w:cs="Times New Roman"/>
        </w:rPr>
        <w:t>ation.  The parties hereto, their representatives, other participants, and the</w:t>
      </w:r>
      <w:r w:rsidR="00C87E4E" w:rsidRPr="00A01869">
        <w:rPr>
          <w:rFonts w:ascii="Times New Roman" w:hAnsi="Times New Roman" w:cs="Times New Roman"/>
        </w:rPr>
        <w:t xml:space="preserve"> </w:t>
      </w:r>
      <w:r w:rsidR="00A306B3" w:rsidRPr="00A01869">
        <w:rPr>
          <w:rFonts w:ascii="Times New Roman" w:hAnsi="Times New Roman" w:cs="Times New Roman"/>
        </w:rPr>
        <w:t>arbitrator</w:t>
      </w:r>
      <w:r w:rsidR="00F62FC9" w:rsidRPr="00A01869">
        <w:rPr>
          <w:rFonts w:ascii="Times New Roman" w:hAnsi="Times New Roman" w:cs="Times New Roman"/>
        </w:rPr>
        <w:t xml:space="preserve"> shall hold the existence, content, and result of the arbitration in confidence.  The decision of the arbitrator shall be final and binding and may be entered and enforced in any court of competent jurisdiction.</w:t>
      </w:r>
      <w:r w:rsidR="00D62ECD" w:rsidRPr="00A01869">
        <w:rPr>
          <w:rFonts w:ascii="Times New Roman" w:hAnsi="Times New Roman" w:cs="Times New Roman"/>
        </w:rPr>
        <w:t xml:space="preserve"> (d</w:t>
      </w:r>
      <w:ins w:id="71" w:author="Glenn Johnson" w:date="2020-09-01T12:45:00Z">
        <w:r w:rsidR="00AE4C0C" w:rsidRPr="00A01869">
          <w:rPr>
            <w:rFonts w:ascii="Times New Roman" w:hAnsi="Times New Roman" w:cs="Times New Roman"/>
          </w:rPr>
          <w:t>)</w:t>
        </w:r>
      </w:ins>
      <w:del w:id="72" w:author="Glenn Johnson" w:date="2020-09-01T12:45:00Z">
        <w:r w:rsidR="00D62ECD" w:rsidRPr="00A01869" w:rsidDel="00AE4C0C">
          <w:rPr>
            <w:rFonts w:ascii="Times New Roman" w:hAnsi="Times New Roman" w:cs="Times New Roman"/>
          </w:rPr>
          <w:delText>) Nothing in this Agreement shall be construed or interpreted to preclude or otherwise prevent Licensee from challenging or contesting the validity and/or enforceability of any of the Licensed Patents in the United States Patent and Trademark Office, or in a United States court of competent jurisdiction.</w:delText>
        </w:r>
      </w:del>
      <w:ins w:id="73" w:author="Glenn Johnson" w:date="2020-09-01T12:46:00Z">
        <w:r w:rsidR="00AE4C0C" w:rsidRPr="00A01869">
          <w:rPr>
            <w:rFonts w:ascii="Times New Roman" w:hAnsi="Times New Roman" w:cs="Times New Roman"/>
          </w:rPr>
          <w:t xml:space="preserve"> Licensee shall abide by </w:t>
        </w:r>
      </w:ins>
      <w:ins w:id="74" w:author="Glenn Johnson" w:date="2020-09-10T09:03:00Z">
        <w:r w:rsidR="002A3A0A" w:rsidRPr="00A01869">
          <w:rPr>
            <w:rFonts w:ascii="Times New Roman" w:hAnsi="Times New Roman" w:cs="Times New Roman"/>
          </w:rPr>
          <w:t xml:space="preserve">all </w:t>
        </w:r>
      </w:ins>
      <w:ins w:id="75" w:author="Glenn Johnson" w:date="2020-09-01T12:46:00Z">
        <w:r w:rsidR="00AE4C0C" w:rsidRPr="00A01869">
          <w:rPr>
            <w:rFonts w:ascii="Times New Roman" w:hAnsi="Times New Roman" w:cs="Times New Roman"/>
          </w:rPr>
          <w:t xml:space="preserve">covenants as set forth in the ISURF </w:t>
        </w:r>
      </w:ins>
      <w:ins w:id="76" w:author="Glenn Johnson" w:date="2020-09-10T09:02:00Z">
        <w:r w:rsidR="005E70D6" w:rsidRPr="00A01869">
          <w:rPr>
            <w:rFonts w:ascii="Times New Roman" w:hAnsi="Times New Roman" w:cs="Times New Roman"/>
          </w:rPr>
          <w:t>Exclusive L</w:t>
        </w:r>
      </w:ins>
      <w:ins w:id="77" w:author="Glenn Johnson" w:date="2020-09-01T12:46:00Z">
        <w:r w:rsidR="00AE4C0C" w:rsidRPr="00A01869">
          <w:rPr>
            <w:rFonts w:ascii="Times New Roman" w:hAnsi="Times New Roman" w:cs="Times New Roman"/>
          </w:rPr>
          <w:t xml:space="preserve">icense, including the covenant </w:t>
        </w:r>
      </w:ins>
      <w:ins w:id="78" w:author="Glenn Johnson" w:date="2020-09-10T08:28:00Z">
        <w:r w:rsidR="00945A09" w:rsidRPr="00A01869">
          <w:rPr>
            <w:rFonts w:ascii="Times New Roman" w:hAnsi="Times New Roman" w:cs="Times New Roman"/>
          </w:rPr>
          <w:t xml:space="preserve">related to any effort to </w:t>
        </w:r>
      </w:ins>
      <w:ins w:id="79" w:author="Glenn Johnson" w:date="2020-09-01T12:46:00Z">
        <w:r w:rsidR="00C53D2A" w:rsidRPr="00A01869">
          <w:rPr>
            <w:rFonts w:ascii="Times New Roman" w:hAnsi="Times New Roman" w:cs="Times New Roman"/>
          </w:rPr>
          <w:t>challenge or otherwise seek to invalidate the underlying patents.</w:t>
        </w:r>
      </w:ins>
      <w:ins w:id="80" w:author="Glenn Johnson" w:date="2020-09-01T12:47:00Z">
        <w:r w:rsidR="00C53D2A" w:rsidRPr="00A01869">
          <w:rPr>
            <w:rFonts w:ascii="Times New Roman" w:hAnsi="Times New Roman" w:cs="Times New Roman"/>
          </w:rPr>
          <w:t xml:space="preserve">  </w:t>
        </w:r>
      </w:ins>
    </w:p>
    <w:p w14:paraId="253A787E" w14:textId="77777777" w:rsidR="00C847E6" w:rsidRPr="00F67DB2" w:rsidRDefault="00C847E6" w:rsidP="00A01869">
      <w:pPr>
        <w:pStyle w:val="ListParagraph"/>
        <w:jc w:val="both"/>
      </w:pPr>
    </w:p>
    <w:p w14:paraId="6E7DCCF5" w14:textId="77777777" w:rsidR="005B69AD" w:rsidRPr="005B69AD" w:rsidRDefault="00CD4343" w:rsidP="005B69AD">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 xml:space="preserve">Notices:  </w:t>
      </w:r>
    </w:p>
    <w:p w14:paraId="3A374404" w14:textId="74F823AE" w:rsidR="00CD4343" w:rsidRPr="005B69AD" w:rsidRDefault="00CD4343" w:rsidP="005B69AD">
      <w:pPr>
        <w:pStyle w:val="ListParagraph"/>
        <w:jc w:val="both"/>
        <w:rPr>
          <w:rFonts w:ascii="Times New Roman" w:hAnsi="Times New Roman" w:cs="Times New Roman"/>
        </w:rPr>
      </w:pPr>
      <w:r w:rsidRPr="005B69AD">
        <w:rPr>
          <w:rFonts w:ascii="Times New Roman" w:hAnsi="Times New Roman" w:cs="Times New Roman"/>
        </w:rPr>
        <w:t>Any notice required or contemplated by this Agreement will be in writing and served by certified mail, postage prepaid, by fax (with proof of receipt) or delivered in person, addressed as follows:</w:t>
      </w:r>
    </w:p>
    <w:p w14:paraId="75391DC6"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t>If to Licensee:</w:t>
      </w:r>
      <w:r w:rsidRPr="00F67DB2">
        <w:rPr>
          <w:rFonts w:ascii="Times New Roman" w:hAnsi="Times New Roman" w:cs="Times New Roman"/>
        </w:rPr>
        <w:tab/>
      </w:r>
      <w:r w:rsidRPr="00F67DB2">
        <w:rPr>
          <w:rFonts w:ascii="Times New Roman" w:hAnsi="Times New Roman" w:cs="Times New Roman"/>
        </w:rPr>
        <w:tab/>
        <w:t xml:space="preserve">Master Builders Solutions US LLC </w:t>
      </w:r>
    </w:p>
    <w:p w14:paraId="2B382A58" w14:textId="77777777" w:rsidR="00CD4343" w:rsidRPr="00F67DB2" w:rsidRDefault="00CD4343" w:rsidP="00F67DB2">
      <w:pPr>
        <w:ind w:left="2880" w:firstLine="720"/>
        <w:jc w:val="both"/>
        <w:rPr>
          <w:rFonts w:ascii="Times New Roman" w:hAnsi="Times New Roman" w:cs="Times New Roman"/>
        </w:rPr>
      </w:pPr>
      <w:r w:rsidRPr="00F67DB2">
        <w:rPr>
          <w:rFonts w:ascii="Times New Roman" w:hAnsi="Times New Roman" w:cs="Times New Roman"/>
        </w:rPr>
        <w:t xml:space="preserve">(by and through its </w:t>
      </w:r>
      <w:proofErr w:type="spellStart"/>
      <w:r w:rsidRPr="00F67DB2">
        <w:rPr>
          <w:rFonts w:ascii="Times New Roman" w:hAnsi="Times New Roman" w:cs="Times New Roman"/>
        </w:rPr>
        <w:t>Colorbiotics</w:t>
      </w:r>
      <w:proofErr w:type="spellEnd"/>
      <w:r w:rsidRPr="00F67DB2">
        <w:rPr>
          <w:rFonts w:ascii="Times New Roman" w:hAnsi="Times New Roman" w:cs="Times New Roman"/>
        </w:rPr>
        <w:t xml:space="preserve">® business line) </w:t>
      </w:r>
    </w:p>
    <w:p w14:paraId="24BD3DB9" w14:textId="77777777" w:rsidR="00CD4343" w:rsidRPr="00F67DB2" w:rsidRDefault="00CD4343" w:rsidP="00A01869">
      <w:pPr>
        <w:spacing w:line="240" w:lineRule="auto"/>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1725 Dayton Avenue</w:t>
      </w:r>
    </w:p>
    <w:p w14:paraId="0AF5AE30" w14:textId="77777777" w:rsidR="00CD4343" w:rsidRPr="00F67DB2" w:rsidRDefault="00CD4343" w:rsidP="00855331">
      <w:pPr>
        <w:spacing w:before="160" w:line="360" w:lineRule="auto"/>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 xml:space="preserve">Ames, IA  50010 </w:t>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 xml:space="preserve">Attention: Kent </w:t>
      </w:r>
      <w:proofErr w:type="spellStart"/>
      <w:r w:rsidRPr="00F67DB2">
        <w:rPr>
          <w:rFonts w:ascii="Times New Roman" w:hAnsi="Times New Roman" w:cs="Times New Roman"/>
        </w:rPr>
        <w:t>Rotert</w:t>
      </w:r>
      <w:proofErr w:type="spellEnd"/>
      <w:r w:rsidRPr="00F67DB2">
        <w:rPr>
          <w:rFonts w:ascii="Times New Roman" w:hAnsi="Times New Roman" w:cs="Times New Roman"/>
        </w:rPr>
        <w:tab/>
      </w:r>
      <w:r w:rsidRPr="00F67DB2">
        <w:rPr>
          <w:rFonts w:ascii="Times New Roman" w:hAnsi="Times New Roman" w:cs="Times New Roman"/>
        </w:rPr>
        <w:tab/>
      </w:r>
    </w:p>
    <w:p w14:paraId="0E2821F6" w14:textId="21DFA66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t xml:space="preserve">With a copy to: </w:t>
      </w:r>
      <w:r w:rsidRPr="00F67DB2">
        <w:rPr>
          <w:rFonts w:ascii="Times New Roman" w:hAnsi="Times New Roman" w:cs="Times New Roman"/>
        </w:rPr>
        <w:tab/>
      </w:r>
      <w:r w:rsidR="005B69AD">
        <w:rPr>
          <w:rFonts w:ascii="Times New Roman" w:hAnsi="Times New Roman" w:cs="Times New Roman"/>
        </w:rPr>
        <w:t xml:space="preserve">             </w:t>
      </w:r>
      <w:r w:rsidRPr="00F67DB2">
        <w:rPr>
          <w:rFonts w:ascii="Times New Roman" w:hAnsi="Times New Roman" w:cs="Times New Roman"/>
        </w:rPr>
        <w:t>Master Builders Solutions US LLC</w:t>
      </w:r>
    </w:p>
    <w:p w14:paraId="34AB8886"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23700 Chagrin Boulevard</w:t>
      </w:r>
    </w:p>
    <w:p w14:paraId="33A15253"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Cleveland, Ohio 44122-5554</w:t>
      </w:r>
    </w:p>
    <w:p w14:paraId="4EE0053B"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Attention: General Counsel</w:t>
      </w:r>
    </w:p>
    <w:p w14:paraId="0335826D"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Phone:  216-869-7500</w:t>
      </w:r>
    </w:p>
    <w:p w14:paraId="36D948D8"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Fax:  216-839-8813</w:t>
      </w:r>
    </w:p>
    <w:p w14:paraId="48CC579E" w14:textId="77777777" w:rsidR="00CD4343" w:rsidRPr="00F67DB2" w:rsidRDefault="00CD4343" w:rsidP="00F67DB2">
      <w:pPr>
        <w:ind w:left="720"/>
        <w:jc w:val="both"/>
        <w:rPr>
          <w:rFonts w:ascii="Times New Roman" w:hAnsi="Times New Roman" w:cs="Times New Roman"/>
        </w:rPr>
      </w:pPr>
    </w:p>
    <w:p w14:paraId="624A2E60" w14:textId="7C992E1A" w:rsidR="00CD4343" w:rsidRPr="00F67DB2" w:rsidRDefault="00855331" w:rsidP="00F67DB2">
      <w:pPr>
        <w:ind w:left="720"/>
        <w:jc w:val="both"/>
        <w:rPr>
          <w:rFonts w:ascii="Times New Roman" w:hAnsi="Times New Roman" w:cs="Times New Roman"/>
        </w:rPr>
      </w:pPr>
      <w:r>
        <w:rPr>
          <w:rFonts w:ascii="Times New Roman" w:hAnsi="Times New Roman" w:cs="Times New Roman"/>
        </w:rPr>
        <w:t xml:space="preserve">            </w:t>
      </w:r>
      <w:r w:rsidR="00CD4343" w:rsidRPr="00F67DB2">
        <w:rPr>
          <w:rFonts w:ascii="Times New Roman" w:hAnsi="Times New Roman" w:cs="Times New Roman"/>
        </w:rPr>
        <w:t>If to Licensor:</w:t>
      </w:r>
      <w:r w:rsidR="00CD4343" w:rsidRPr="00F67DB2">
        <w:rPr>
          <w:rFonts w:ascii="Times New Roman" w:hAnsi="Times New Roman" w:cs="Times New Roman"/>
        </w:rPr>
        <w:tab/>
      </w:r>
      <w:r>
        <w:rPr>
          <w:rFonts w:ascii="Times New Roman" w:hAnsi="Times New Roman" w:cs="Times New Roman"/>
        </w:rPr>
        <w:t xml:space="preserve">             </w:t>
      </w:r>
      <w:r w:rsidR="00CD4343" w:rsidRPr="00F67DB2">
        <w:rPr>
          <w:rFonts w:ascii="Times New Roman" w:hAnsi="Times New Roman" w:cs="Times New Roman"/>
        </w:rPr>
        <w:t>SoyLei Innovations</w:t>
      </w:r>
    </w:p>
    <w:p w14:paraId="52E1FAE1" w14:textId="77777777" w:rsidR="00CD4343" w:rsidRPr="00F67DB2" w:rsidRDefault="00CD4343" w:rsidP="00F67DB2">
      <w:pPr>
        <w:ind w:left="720"/>
        <w:jc w:val="both"/>
        <w:rPr>
          <w:rFonts w:ascii="Times New Roman" w:hAnsi="Times New Roman" w:cs="Times New Roman"/>
        </w:rPr>
      </w:pP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r>
      <w:r w:rsidRPr="00F67DB2">
        <w:rPr>
          <w:rFonts w:ascii="Times New Roman" w:hAnsi="Times New Roman" w:cs="Times New Roman"/>
        </w:rPr>
        <w:tab/>
        <w:t xml:space="preserve">812 Ashworth Rd, </w:t>
      </w:r>
    </w:p>
    <w:p w14:paraId="42627A0E" w14:textId="16A619F9" w:rsidR="00CD4343" w:rsidRPr="00F67DB2" w:rsidRDefault="00CD4343" w:rsidP="00F67DB2">
      <w:pPr>
        <w:ind w:left="2880" w:firstLine="720"/>
        <w:jc w:val="both"/>
        <w:rPr>
          <w:rFonts w:ascii="Times New Roman" w:hAnsi="Times New Roman" w:cs="Times New Roman"/>
        </w:rPr>
      </w:pPr>
      <w:r w:rsidRPr="00F67DB2">
        <w:rPr>
          <w:rFonts w:ascii="Times New Roman" w:hAnsi="Times New Roman" w:cs="Times New Roman"/>
        </w:rPr>
        <w:t>West Des Moines, IA 50265</w:t>
      </w:r>
    </w:p>
    <w:p w14:paraId="12B3D270" w14:textId="77777777" w:rsidR="00844A12" w:rsidRDefault="00B324F7" w:rsidP="00844A12">
      <w:pPr>
        <w:pStyle w:val="ListParagraph"/>
        <w:numPr>
          <w:ilvl w:val="0"/>
          <w:numId w:val="1"/>
        </w:numPr>
        <w:jc w:val="both"/>
        <w:rPr>
          <w:rFonts w:ascii="Times New Roman" w:hAnsi="Times New Roman" w:cs="Times New Roman"/>
          <w:u w:val="single"/>
        </w:rPr>
      </w:pPr>
      <w:r w:rsidRPr="00844A12">
        <w:rPr>
          <w:rFonts w:ascii="Times New Roman" w:hAnsi="Times New Roman" w:cs="Times New Roman"/>
          <w:u w:val="single"/>
        </w:rPr>
        <w:lastRenderedPageBreak/>
        <w:t>Force Majeure:</w:t>
      </w:r>
      <w:r w:rsidR="008F115D" w:rsidRPr="00844A12">
        <w:rPr>
          <w:rFonts w:ascii="Times New Roman" w:hAnsi="Times New Roman" w:cs="Times New Roman"/>
          <w:u w:val="single"/>
        </w:rPr>
        <w:t xml:space="preserve"> </w:t>
      </w:r>
    </w:p>
    <w:p w14:paraId="41BDE3D2" w14:textId="77777777" w:rsidR="00844A12" w:rsidRDefault="008F115D" w:rsidP="00844A12">
      <w:pPr>
        <w:pStyle w:val="ListParagraph"/>
        <w:spacing w:after="0"/>
        <w:jc w:val="both"/>
        <w:rPr>
          <w:rFonts w:ascii="Times New Roman" w:hAnsi="Times New Roman" w:cs="Times New Roman"/>
        </w:rPr>
      </w:pPr>
      <w:r w:rsidRPr="00844A12">
        <w:rPr>
          <w:rFonts w:ascii="Times New Roman" w:hAnsi="Times New Roman" w:cs="Times New Roman"/>
        </w:rPr>
        <w:t>Neither party hereto shall be responsible or liable to the other party for any loss due to non-performance or delay in performance resulting from any force majeure event, including acts of God, acts of governments, fire, flood, natural disaster, terrorism, riots, labor strikes or other labor stoppage, war or military hostilities, or inability of carriers to make scheduled deliveries, provided that the non-performing or delayed party provides to the other party written notice of the existence of and reason for such non-performance or delay of performance. Any payment due date shall be extended to the extent of any delay resulting from any force majeure event.</w:t>
      </w:r>
    </w:p>
    <w:p w14:paraId="6D0E54FC" w14:textId="77777777" w:rsidR="00844A12" w:rsidRPr="00844A12" w:rsidRDefault="00ED45C6" w:rsidP="00844A12">
      <w:pPr>
        <w:pStyle w:val="ListParagraph"/>
        <w:numPr>
          <w:ilvl w:val="0"/>
          <w:numId w:val="1"/>
        </w:numPr>
        <w:jc w:val="both"/>
        <w:rPr>
          <w:rFonts w:ascii="Times New Roman" w:hAnsi="Times New Roman" w:cs="Times New Roman"/>
          <w:u w:val="single"/>
        </w:rPr>
      </w:pPr>
      <w:r w:rsidRPr="00844A12">
        <w:rPr>
          <w:rFonts w:ascii="Times New Roman" w:hAnsi="Times New Roman" w:cs="Times New Roman"/>
          <w:u w:val="single"/>
        </w:rPr>
        <w:t>Independent Contractors</w:t>
      </w:r>
      <w:r w:rsidRPr="00844A12">
        <w:rPr>
          <w:rFonts w:ascii="Times New Roman" w:hAnsi="Times New Roman" w:cs="Times New Roman"/>
        </w:rPr>
        <w:t xml:space="preserve">: </w:t>
      </w:r>
    </w:p>
    <w:p w14:paraId="11836BA1" w14:textId="52D9152E" w:rsidR="00ED45C6" w:rsidRPr="00844A12" w:rsidRDefault="00ED45C6" w:rsidP="00844A12">
      <w:pPr>
        <w:pStyle w:val="ListParagraph"/>
        <w:jc w:val="both"/>
        <w:rPr>
          <w:rFonts w:ascii="Times New Roman" w:hAnsi="Times New Roman" w:cs="Times New Roman"/>
          <w:u w:val="single"/>
        </w:rPr>
      </w:pPr>
      <w:r w:rsidRPr="00844A12">
        <w:rPr>
          <w:rFonts w:ascii="Times New Roman" w:hAnsi="Times New Roman" w:cs="Times New Roman"/>
        </w:rPr>
        <w:t>The relationship of the parties hereto is of independent contractors.  This Agreement does not constitute either party as the legal representative of the other party for any purpose whatsoever.  This Agreement does not constitute and sh</w:t>
      </w:r>
      <w:r w:rsidR="00CF2A07" w:rsidRPr="00844A12">
        <w:rPr>
          <w:rFonts w:ascii="Times New Roman" w:hAnsi="Times New Roman" w:cs="Times New Roman"/>
        </w:rPr>
        <w:t>a</w:t>
      </w:r>
      <w:r w:rsidRPr="00844A12">
        <w:rPr>
          <w:rFonts w:ascii="Times New Roman" w:hAnsi="Times New Roman" w:cs="Times New Roman"/>
        </w:rPr>
        <w:t>ll not be construed as constituting a partnership, joint venture, or any other business association between the parties hereto.  Neither party has the authority to assume or create any obligation whatsoever, whether expressed or implied, on behalf of or in the name of the other party, or to bind the other party in any manner.  Neither party hereto shall make any representation to any non-party that is inconsistent with the terms of this Paragraph.</w:t>
      </w:r>
    </w:p>
    <w:p w14:paraId="3C970095" w14:textId="77777777" w:rsidR="00844A12" w:rsidRDefault="00844A12" w:rsidP="00844A12">
      <w:pPr>
        <w:pStyle w:val="ListParagraph"/>
        <w:numPr>
          <w:ilvl w:val="0"/>
          <w:numId w:val="1"/>
        </w:numPr>
        <w:jc w:val="both"/>
        <w:rPr>
          <w:rFonts w:ascii="Times New Roman" w:hAnsi="Times New Roman" w:cs="Times New Roman"/>
          <w:u w:val="single"/>
        </w:rPr>
      </w:pPr>
      <w:r>
        <w:rPr>
          <w:rFonts w:ascii="Times New Roman" w:hAnsi="Times New Roman" w:cs="Times New Roman"/>
          <w:u w:val="single"/>
        </w:rPr>
        <w:t xml:space="preserve"> </w:t>
      </w:r>
      <w:r w:rsidR="009C3439" w:rsidRPr="00F67DB2">
        <w:rPr>
          <w:rFonts w:ascii="Times New Roman" w:hAnsi="Times New Roman" w:cs="Times New Roman"/>
          <w:u w:val="single"/>
        </w:rPr>
        <w:t xml:space="preserve">Third Party Beneficiary: </w:t>
      </w:r>
    </w:p>
    <w:p w14:paraId="106A4DF0" w14:textId="76D09FFF" w:rsidR="009C3439" w:rsidRPr="00F67DB2" w:rsidRDefault="009C3439" w:rsidP="00844A12">
      <w:pPr>
        <w:pStyle w:val="ListParagraph"/>
        <w:jc w:val="both"/>
        <w:rPr>
          <w:rFonts w:ascii="Times New Roman" w:hAnsi="Times New Roman" w:cs="Times New Roman"/>
          <w:u w:val="single"/>
        </w:rPr>
      </w:pPr>
      <w:r w:rsidRPr="00844A12">
        <w:rPr>
          <w:rFonts w:ascii="Times New Roman" w:hAnsi="Times New Roman" w:cs="Times New Roman"/>
        </w:rPr>
        <w:t>In accordance with Section 2(B)(</w:t>
      </w:r>
      <w:proofErr w:type="spellStart"/>
      <w:r w:rsidRPr="00844A12">
        <w:rPr>
          <w:rFonts w:ascii="Times New Roman" w:hAnsi="Times New Roman" w:cs="Times New Roman"/>
        </w:rPr>
        <w:t>i</w:t>
      </w:r>
      <w:proofErr w:type="spellEnd"/>
      <w:r w:rsidRPr="00844A12">
        <w:rPr>
          <w:rFonts w:ascii="Times New Roman" w:hAnsi="Times New Roman" w:cs="Times New Roman"/>
        </w:rPr>
        <w:t xml:space="preserve">) of the </w:t>
      </w:r>
      <w:r w:rsidRPr="00F67DB2">
        <w:rPr>
          <w:rFonts w:ascii="Times New Roman" w:hAnsi="Times New Roman" w:cs="Times New Roman"/>
        </w:rPr>
        <w:t>ISURF_04857_05127_Exclusive License, Licensee understands and agrees that ISURF shall be considered a third-party beneficiary under this Agreement.  This Agreement shall be terminated or assigned to ISURF, at the sole option of ISURF, upon the termination of the ISURF_04857_05127_Exclusive License.</w:t>
      </w:r>
    </w:p>
    <w:p w14:paraId="00E8C76C" w14:textId="77777777" w:rsidR="00844A12" w:rsidRDefault="005F6256"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Effect of Headings</w:t>
      </w:r>
      <w:r w:rsidRPr="00F67DB2">
        <w:rPr>
          <w:rFonts w:ascii="Times New Roman" w:hAnsi="Times New Roman" w:cs="Times New Roman"/>
        </w:rPr>
        <w:t xml:space="preserve">: </w:t>
      </w:r>
    </w:p>
    <w:p w14:paraId="5475AF52" w14:textId="1B9A1372" w:rsidR="006113E9" w:rsidRPr="00F67DB2" w:rsidRDefault="005F6256" w:rsidP="00844A12">
      <w:pPr>
        <w:pStyle w:val="ListParagraph"/>
        <w:jc w:val="both"/>
        <w:rPr>
          <w:rFonts w:ascii="Times New Roman" w:hAnsi="Times New Roman" w:cs="Times New Roman"/>
        </w:rPr>
      </w:pPr>
      <w:r w:rsidRPr="00F67DB2">
        <w:rPr>
          <w:rFonts w:ascii="Times New Roman" w:hAnsi="Times New Roman" w:cs="Times New Roman"/>
        </w:rPr>
        <w:t>The headings of the various sections of this Agreement are included for convenience of reference only and shall not control or effect the meaning or construction of any of the terms or provisions of this Agreement in any manner.</w:t>
      </w:r>
    </w:p>
    <w:p w14:paraId="5991B583" w14:textId="77777777" w:rsidR="00844A12" w:rsidRPr="00844A12" w:rsidRDefault="00BB139B" w:rsidP="00844A12">
      <w:pPr>
        <w:pStyle w:val="ListParagraph"/>
        <w:numPr>
          <w:ilvl w:val="0"/>
          <w:numId w:val="1"/>
        </w:numPr>
        <w:jc w:val="both"/>
        <w:rPr>
          <w:rFonts w:ascii="Times New Roman" w:hAnsi="Times New Roman" w:cs="Times New Roman"/>
          <w:u w:val="single"/>
        </w:rPr>
      </w:pPr>
      <w:r w:rsidRPr="00F67DB2">
        <w:rPr>
          <w:rFonts w:ascii="Times New Roman" w:hAnsi="Times New Roman" w:cs="Times New Roman"/>
          <w:u w:val="single"/>
        </w:rPr>
        <w:t>Counterpart</w:t>
      </w:r>
      <w:r w:rsidR="002926A8" w:rsidRPr="00F67DB2">
        <w:rPr>
          <w:rFonts w:ascii="Times New Roman" w:hAnsi="Times New Roman" w:cs="Times New Roman"/>
          <w:u w:val="single"/>
        </w:rPr>
        <w:t>s</w:t>
      </w:r>
      <w:r w:rsidRPr="00F67DB2">
        <w:rPr>
          <w:rFonts w:ascii="Times New Roman" w:hAnsi="Times New Roman" w:cs="Times New Roman"/>
        </w:rPr>
        <w:t xml:space="preserve">: </w:t>
      </w:r>
    </w:p>
    <w:p w14:paraId="3D7BA94B" w14:textId="18FA68C3" w:rsidR="00C11FB0" w:rsidRPr="00F67DB2" w:rsidRDefault="00BB139B" w:rsidP="00844A12">
      <w:pPr>
        <w:pStyle w:val="ListParagraph"/>
        <w:jc w:val="both"/>
        <w:rPr>
          <w:rFonts w:ascii="Times New Roman" w:hAnsi="Times New Roman" w:cs="Times New Roman"/>
          <w:u w:val="single"/>
        </w:rPr>
      </w:pPr>
      <w:r w:rsidRPr="00F67DB2">
        <w:rPr>
          <w:rFonts w:ascii="Times New Roman" w:hAnsi="Times New Roman" w:cs="Times New Roman"/>
        </w:rPr>
        <w:t>This Agreement may be executed in two or more counterparts, each of which shall be deemed to be an original but all of which together shall constitute one and the same instrument.</w:t>
      </w:r>
    </w:p>
    <w:p w14:paraId="148291BC" w14:textId="6CE9BCA7" w:rsidR="00844A12" w:rsidRDefault="007952C3"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 xml:space="preserve">Representation </w:t>
      </w:r>
      <w:r w:rsidR="00844A12" w:rsidRPr="00F67DB2">
        <w:rPr>
          <w:rFonts w:ascii="Times New Roman" w:hAnsi="Times New Roman" w:cs="Times New Roman"/>
          <w:u w:val="single"/>
        </w:rPr>
        <w:t>by</w:t>
      </w:r>
      <w:r w:rsidRPr="00F67DB2">
        <w:rPr>
          <w:rFonts w:ascii="Times New Roman" w:hAnsi="Times New Roman" w:cs="Times New Roman"/>
          <w:u w:val="single"/>
        </w:rPr>
        <w:t xml:space="preserve"> Counsel</w:t>
      </w:r>
      <w:r w:rsidRPr="00F67DB2">
        <w:rPr>
          <w:rFonts w:ascii="Times New Roman" w:hAnsi="Times New Roman" w:cs="Times New Roman"/>
        </w:rPr>
        <w:t xml:space="preserve">: </w:t>
      </w:r>
    </w:p>
    <w:p w14:paraId="497B144D" w14:textId="0A6D0C6E" w:rsidR="00C11FB0" w:rsidRPr="00F67DB2" w:rsidRDefault="007952C3" w:rsidP="00844A12">
      <w:pPr>
        <w:pStyle w:val="ListParagraph"/>
        <w:jc w:val="both"/>
        <w:rPr>
          <w:rFonts w:ascii="Times New Roman" w:hAnsi="Times New Roman" w:cs="Times New Roman"/>
        </w:rPr>
      </w:pPr>
      <w:r w:rsidRPr="00F67DB2">
        <w:rPr>
          <w:rFonts w:ascii="Times New Roman" w:hAnsi="Times New Roman" w:cs="Times New Roman"/>
        </w:rPr>
        <w:t>Each of the parties hereto acknowledges that it has been represented by legal counsel of its choice throughout all negotiations that preceded this Agreement and that this Agreement has been executed with the consent and on the advice of such legal counsel.</w:t>
      </w:r>
    </w:p>
    <w:p w14:paraId="3D308BB9" w14:textId="77777777" w:rsidR="00844A12" w:rsidRDefault="001A3EB5"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Fees and Costs</w:t>
      </w:r>
      <w:r w:rsidRPr="00F67DB2">
        <w:rPr>
          <w:rFonts w:ascii="Times New Roman" w:hAnsi="Times New Roman" w:cs="Times New Roman"/>
        </w:rPr>
        <w:t xml:space="preserve">: </w:t>
      </w:r>
    </w:p>
    <w:p w14:paraId="7ADDF9E4" w14:textId="45ED5707" w:rsidR="00C8632F" w:rsidRPr="00F67DB2" w:rsidRDefault="001A3EB5" w:rsidP="00844A12">
      <w:pPr>
        <w:pStyle w:val="ListParagraph"/>
        <w:jc w:val="both"/>
        <w:rPr>
          <w:rFonts w:ascii="Times New Roman" w:hAnsi="Times New Roman" w:cs="Times New Roman"/>
        </w:rPr>
      </w:pPr>
      <w:r w:rsidRPr="00F67DB2">
        <w:rPr>
          <w:rFonts w:ascii="Times New Roman" w:hAnsi="Times New Roman" w:cs="Times New Roman"/>
        </w:rPr>
        <w:t>Each of the parties hereto shall pay its own attorneys, costs and expenses in connection with the negotiation and enforcement of this Agreement.</w:t>
      </w:r>
    </w:p>
    <w:p w14:paraId="38F076A1" w14:textId="77777777" w:rsidR="00844A12" w:rsidRDefault="00276AF5"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Authorization to Sign</w:t>
      </w:r>
      <w:r w:rsidRPr="00F67DB2">
        <w:rPr>
          <w:rFonts w:ascii="Times New Roman" w:hAnsi="Times New Roman" w:cs="Times New Roman"/>
        </w:rPr>
        <w:t xml:space="preserve">: </w:t>
      </w:r>
    </w:p>
    <w:p w14:paraId="6515A20B" w14:textId="701D8E7E" w:rsidR="00C8632F" w:rsidRPr="00F67DB2" w:rsidRDefault="00276AF5" w:rsidP="00844A12">
      <w:pPr>
        <w:pStyle w:val="ListParagraph"/>
        <w:jc w:val="both"/>
        <w:rPr>
          <w:rFonts w:ascii="Times New Roman" w:hAnsi="Times New Roman" w:cs="Times New Roman"/>
        </w:rPr>
      </w:pPr>
      <w:r w:rsidRPr="00F67DB2">
        <w:rPr>
          <w:rFonts w:ascii="Times New Roman" w:hAnsi="Times New Roman" w:cs="Times New Roman"/>
        </w:rPr>
        <w:t xml:space="preserve">Each of the signatories to this Agreement represents and warrants that he or she has the full right, power and authority to execute this Agreement and to bind the party </w:t>
      </w:r>
      <w:r w:rsidR="00FC5CB4" w:rsidRPr="00F67DB2">
        <w:rPr>
          <w:rFonts w:ascii="Times New Roman" w:hAnsi="Times New Roman" w:cs="Times New Roman"/>
        </w:rPr>
        <w:t>on behalf of</w:t>
      </w:r>
      <w:r w:rsidRPr="00F67DB2">
        <w:rPr>
          <w:rFonts w:ascii="Times New Roman" w:hAnsi="Times New Roman" w:cs="Times New Roman"/>
        </w:rPr>
        <w:t xml:space="preserve"> which he or she is signing, and that each party has the power and authority to perform its obligations under this </w:t>
      </w:r>
      <w:r w:rsidR="00FC5CB4" w:rsidRPr="00F67DB2">
        <w:rPr>
          <w:rFonts w:ascii="Times New Roman" w:hAnsi="Times New Roman" w:cs="Times New Roman"/>
        </w:rPr>
        <w:t>Agreement</w:t>
      </w:r>
      <w:r w:rsidRPr="00F67DB2">
        <w:rPr>
          <w:rFonts w:ascii="Times New Roman" w:hAnsi="Times New Roman" w:cs="Times New Roman"/>
        </w:rPr>
        <w:t>.</w:t>
      </w:r>
    </w:p>
    <w:p w14:paraId="37CBC001" w14:textId="77777777" w:rsidR="00844A12" w:rsidRDefault="00957697"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t>Construction/Interpretation</w:t>
      </w:r>
      <w:r w:rsidRPr="00F67DB2">
        <w:rPr>
          <w:rFonts w:ascii="Times New Roman" w:hAnsi="Times New Roman" w:cs="Times New Roman"/>
        </w:rPr>
        <w:t xml:space="preserve">: </w:t>
      </w:r>
    </w:p>
    <w:p w14:paraId="6275CB5B" w14:textId="7C03C5E4" w:rsidR="003023BC" w:rsidRPr="00F67DB2" w:rsidRDefault="00957697" w:rsidP="00844A12">
      <w:pPr>
        <w:pStyle w:val="ListParagraph"/>
        <w:jc w:val="both"/>
        <w:rPr>
          <w:rFonts w:ascii="Times New Roman" w:hAnsi="Times New Roman" w:cs="Times New Roman"/>
        </w:rPr>
      </w:pPr>
      <w:r w:rsidRPr="00F67DB2">
        <w:rPr>
          <w:rFonts w:ascii="Times New Roman" w:hAnsi="Times New Roman" w:cs="Times New Roman"/>
        </w:rPr>
        <w:t>The terms and provisions of this Agreement have been negotiated at arms-length among the parties who are each represented by experienced legal counsel, with all of the legal counsel having input into the specific terms and provisions.  As a result, the rule of “interpretation against the draftsperson” shall not apply in any dispute or legal action involving the construction or interpretation of any of the terms or provisions of this Agreement.</w:t>
      </w:r>
    </w:p>
    <w:p w14:paraId="320A44F4" w14:textId="77777777" w:rsidR="00844A12" w:rsidRPr="00844A12" w:rsidRDefault="00844A12" w:rsidP="00844A12">
      <w:pPr>
        <w:pStyle w:val="ListParagraph"/>
        <w:jc w:val="both"/>
        <w:rPr>
          <w:rFonts w:ascii="Times New Roman" w:hAnsi="Times New Roman" w:cs="Times New Roman"/>
        </w:rPr>
      </w:pPr>
    </w:p>
    <w:p w14:paraId="7C3BA7CF" w14:textId="17A1B786" w:rsidR="00844A12" w:rsidRDefault="00D53E01" w:rsidP="00844A12">
      <w:pPr>
        <w:pStyle w:val="ListParagraph"/>
        <w:numPr>
          <w:ilvl w:val="0"/>
          <w:numId w:val="1"/>
        </w:numPr>
        <w:jc w:val="both"/>
        <w:rPr>
          <w:rFonts w:ascii="Times New Roman" w:hAnsi="Times New Roman" w:cs="Times New Roman"/>
        </w:rPr>
      </w:pPr>
      <w:r w:rsidRPr="00F67DB2">
        <w:rPr>
          <w:rFonts w:ascii="Times New Roman" w:hAnsi="Times New Roman" w:cs="Times New Roman"/>
          <w:u w:val="single"/>
        </w:rPr>
        <w:lastRenderedPageBreak/>
        <w:t>Entire Agreement</w:t>
      </w:r>
      <w:r w:rsidRPr="00F67DB2">
        <w:rPr>
          <w:rFonts w:ascii="Times New Roman" w:hAnsi="Times New Roman" w:cs="Times New Roman"/>
        </w:rPr>
        <w:t>:</w:t>
      </w:r>
      <w:r w:rsidR="001933FE" w:rsidRPr="00F67DB2">
        <w:rPr>
          <w:rFonts w:ascii="Times New Roman" w:hAnsi="Times New Roman" w:cs="Times New Roman"/>
        </w:rPr>
        <w:t xml:space="preserve"> </w:t>
      </w:r>
    </w:p>
    <w:p w14:paraId="452566A9" w14:textId="31E012BD" w:rsidR="00D53E01" w:rsidRPr="00844A12" w:rsidRDefault="00D53E01" w:rsidP="00844A12">
      <w:pPr>
        <w:pStyle w:val="ListParagraph"/>
        <w:jc w:val="both"/>
        <w:rPr>
          <w:rFonts w:ascii="Times New Roman" w:hAnsi="Times New Roman" w:cs="Times New Roman"/>
        </w:rPr>
      </w:pPr>
      <w:r w:rsidRPr="00844A12">
        <w:rPr>
          <w:rFonts w:ascii="Times New Roman" w:hAnsi="Times New Roman" w:cs="Times New Roman"/>
        </w:rPr>
        <w:t>This Agreement sets forth the entire Agreement between the parties as to the subject matter hereof, merges all discussions between the parties and annuls and replaces every other contract, agreement or letter of understanding</w:t>
      </w:r>
      <w:r w:rsidR="00D14116" w:rsidRPr="00844A12">
        <w:rPr>
          <w:rFonts w:ascii="Times New Roman" w:hAnsi="Times New Roman" w:cs="Times New Roman"/>
        </w:rPr>
        <w:t xml:space="preserve">, </w:t>
      </w:r>
      <w:r w:rsidRPr="00844A12">
        <w:rPr>
          <w:rFonts w:ascii="Times New Roman" w:hAnsi="Times New Roman" w:cs="Times New Roman"/>
        </w:rPr>
        <w:t>which may have existed between the parties prior to the date of th</w:t>
      </w:r>
      <w:r w:rsidR="00D14116" w:rsidRPr="00844A12">
        <w:rPr>
          <w:rFonts w:ascii="Times New Roman" w:hAnsi="Times New Roman" w:cs="Times New Roman"/>
        </w:rPr>
        <w:t>is</w:t>
      </w:r>
      <w:r w:rsidRPr="00844A12">
        <w:rPr>
          <w:rFonts w:ascii="Times New Roman" w:hAnsi="Times New Roman" w:cs="Times New Roman"/>
        </w:rPr>
        <w:t xml:space="preserve"> Agreement</w:t>
      </w:r>
      <w:r w:rsidR="009E39BC" w:rsidRPr="00844A12">
        <w:rPr>
          <w:rFonts w:ascii="Times New Roman" w:hAnsi="Times New Roman" w:cs="Times New Roman"/>
        </w:rPr>
        <w:t>, other tha</w:t>
      </w:r>
      <w:r w:rsidR="00AD46E8" w:rsidRPr="00844A12">
        <w:rPr>
          <w:rFonts w:ascii="Times New Roman" w:hAnsi="Times New Roman" w:cs="Times New Roman"/>
        </w:rPr>
        <w:t>n</w:t>
      </w:r>
      <w:r w:rsidR="009E39BC" w:rsidRPr="00844A12">
        <w:rPr>
          <w:rFonts w:ascii="Times New Roman" w:hAnsi="Times New Roman" w:cs="Times New Roman"/>
        </w:rPr>
        <w:t xml:space="preserve"> the Non-Disclosure Agreement</w:t>
      </w:r>
      <w:r w:rsidRPr="00844A12">
        <w:rPr>
          <w:rFonts w:ascii="Times New Roman" w:hAnsi="Times New Roman" w:cs="Times New Roman"/>
        </w:rPr>
        <w:t xml:space="preserve">.  In the event of a conflict between a term of this Agreement and any of the referenced </w:t>
      </w:r>
      <w:r w:rsidR="00E029E9" w:rsidRPr="00844A12">
        <w:rPr>
          <w:rFonts w:ascii="Times New Roman" w:hAnsi="Times New Roman" w:cs="Times New Roman"/>
        </w:rPr>
        <w:t>D</w:t>
      </w:r>
      <w:r w:rsidRPr="00844A12">
        <w:rPr>
          <w:rFonts w:ascii="Times New Roman" w:hAnsi="Times New Roman" w:cs="Times New Roman"/>
        </w:rPr>
        <w:t xml:space="preserve">ependent </w:t>
      </w:r>
      <w:r w:rsidR="00E029E9" w:rsidRPr="00844A12">
        <w:rPr>
          <w:rFonts w:ascii="Times New Roman" w:hAnsi="Times New Roman" w:cs="Times New Roman"/>
        </w:rPr>
        <w:t>A</w:t>
      </w:r>
      <w:r w:rsidRPr="00844A12">
        <w:rPr>
          <w:rFonts w:ascii="Times New Roman" w:hAnsi="Times New Roman" w:cs="Times New Roman"/>
        </w:rPr>
        <w:t xml:space="preserve">greements the parties agree that this </w:t>
      </w:r>
      <w:r w:rsidR="00D14116" w:rsidRPr="00844A12">
        <w:rPr>
          <w:rFonts w:ascii="Times New Roman" w:hAnsi="Times New Roman" w:cs="Times New Roman"/>
        </w:rPr>
        <w:t>A</w:t>
      </w:r>
      <w:r w:rsidRPr="00844A12">
        <w:rPr>
          <w:rFonts w:ascii="Times New Roman" w:hAnsi="Times New Roman" w:cs="Times New Roman"/>
        </w:rPr>
        <w:t xml:space="preserve">greement </w:t>
      </w:r>
      <w:r w:rsidR="00D14116" w:rsidRPr="00844A12">
        <w:rPr>
          <w:rFonts w:ascii="Times New Roman" w:hAnsi="Times New Roman" w:cs="Times New Roman"/>
        </w:rPr>
        <w:t>shall</w:t>
      </w:r>
      <w:r w:rsidRPr="00844A12">
        <w:rPr>
          <w:rFonts w:ascii="Times New Roman" w:hAnsi="Times New Roman" w:cs="Times New Roman"/>
        </w:rPr>
        <w:t xml:space="preserve"> control. </w:t>
      </w:r>
    </w:p>
    <w:p w14:paraId="3DFF8BB7" w14:textId="024023F0" w:rsidR="00844A12" w:rsidRDefault="00844A12" w:rsidP="00F67DB2">
      <w:pPr>
        <w:pStyle w:val="BodyText3"/>
        <w:tabs>
          <w:tab w:val="clear" w:pos="720"/>
        </w:tabs>
        <w:spacing w:line="240" w:lineRule="auto"/>
        <w:rPr>
          <w:rFonts w:ascii="Times New Roman" w:hAnsi="Times New Roman"/>
          <w:b/>
          <w:bCs/>
          <w:spacing w:val="4"/>
          <w:sz w:val="22"/>
          <w:szCs w:val="22"/>
        </w:rPr>
      </w:pPr>
    </w:p>
    <w:p w14:paraId="71AF5812" w14:textId="6ED298FC" w:rsidR="00844A12" w:rsidRDefault="00844A12" w:rsidP="00F67DB2">
      <w:pPr>
        <w:pStyle w:val="BodyText3"/>
        <w:tabs>
          <w:tab w:val="clear" w:pos="720"/>
        </w:tabs>
        <w:spacing w:line="240" w:lineRule="auto"/>
        <w:rPr>
          <w:rFonts w:ascii="Times New Roman" w:hAnsi="Times New Roman"/>
          <w:b/>
          <w:bCs/>
          <w:spacing w:val="4"/>
          <w:sz w:val="22"/>
          <w:szCs w:val="22"/>
        </w:rPr>
      </w:pPr>
    </w:p>
    <w:p w14:paraId="2043E26D" w14:textId="67523235" w:rsidR="00844A12" w:rsidRDefault="00844A12" w:rsidP="00F67DB2">
      <w:pPr>
        <w:pStyle w:val="BodyText3"/>
        <w:tabs>
          <w:tab w:val="clear" w:pos="720"/>
        </w:tabs>
        <w:spacing w:line="240" w:lineRule="auto"/>
        <w:rPr>
          <w:rFonts w:ascii="Times New Roman" w:hAnsi="Times New Roman"/>
          <w:b/>
          <w:bCs/>
          <w:spacing w:val="4"/>
          <w:sz w:val="22"/>
          <w:szCs w:val="22"/>
        </w:rPr>
      </w:pPr>
    </w:p>
    <w:p w14:paraId="575D0773" w14:textId="77777777" w:rsidR="00844A12" w:rsidRDefault="00844A12" w:rsidP="00F67DB2">
      <w:pPr>
        <w:pStyle w:val="BodyText3"/>
        <w:tabs>
          <w:tab w:val="clear" w:pos="720"/>
        </w:tabs>
        <w:spacing w:line="240" w:lineRule="auto"/>
        <w:rPr>
          <w:rFonts w:ascii="Times New Roman" w:hAnsi="Times New Roman"/>
          <w:b/>
          <w:bCs/>
          <w:spacing w:val="4"/>
          <w:sz w:val="22"/>
          <w:szCs w:val="22"/>
        </w:rPr>
      </w:pPr>
    </w:p>
    <w:p w14:paraId="7C53CFA2" w14:textId="77777777" w:rsidR="00844A12" w:rsidRDefault="00844A12" w:rsidP="00F67DB2">
      <w:pPr>
        <w:pStyle w:val="BodyText3"/>
        <w:tabs>
          <w:tab w:val="clear" w:pos="720"/>
        </w:tabs>
        <w:spacing w:line="240" w:lineRule="auto"/>
        <w:rPr>
          <w:rFonts w:ascii="Times New Roman" w:hAnsi="Times New Roman"/>
          <w:b/>
          <w:bCs/>
          <w:spacing w:val="4"/>
          <w:sz w:val="22"/>
          <w:szCs w:val="22"/>
        </w:rPr>
      </w:pPr>
    </w:p>
    <w:p w14:paraId="6FF4EF1F" w14:textId="77777777" w:rsidR="00844A12" w:rsidRDefault="00844A12" w:rsidP="00F67DB2">
      <w:pPr>
        <w:pStyle w:val="BodyText3"/>
        <w:tabs>
          <w:tab w:val="clear" w:pos="720"/>
        </w:tabs>
        <w:spacing w:line="240" w:lineRule="auto"/>
        <w:rPr>
          <w:rFonts w:ascii="Times New Roman" w:hAnsi="Times New Roman"/>
          <w:b/>
          <w:bCs/>
          <w:spacing w:val="4"/>
          <w:sz w:val="22"/>
          <w:szCs w:val="22"/>
        </w:rPr>
      </w:pPr>
    </w:p>
    <w:p w14:paraId="1A892D43" w14:textId="77777777" w:rsidR="00844A12" w:rsidRDefault="00844A12" w:rsidP="00F67DB2">
      <w:pPr>
        <w:pStyle w:val="BodyText3"/>
        <w:tabs>
          <w:tab w:val="clear" w:pos="720"/>
        </w:tabs>
        <w:spacing w:line="240" w:lineRule="auto"/>
        <w:rPr>
          <w:rFonts w:ascii="Times New Roman" w:hAnsi="Times New Roman"/>
          <w:b/>
          <w:bCs/>
          <w:spacing w:val="4"/>
          <w:sz w:val="22"/>
          <w:szCs w:val="22"/>
        </w:rPr>
      </w:pPr>
    </w:p>
    <w:p w14:paraId="4292FA09" w14:textId="22867026" w:rsidR="00C12BD0" w:rsidRPr="00F67DB2" w:rsidRDefault="00C12BD0" w:rsidP="00F67DB2">
      <w:pPr>
        <w:pStyle w:val="BodyText3"/>
        <w:tabs>
          <w:tab w:val="clear" w:pos="720"/>
        </w:tabs>
        <w:spacing w:line="240" w:lineRule="auto"/>
        <w:rPr>
          <w:rFonts w:ascii="Times New Roman" w:hAnsi="Times New Roman"/>
          <w:spacing w:val="4"/>
          <w:sz w:val="22"/>
          <w:szCs w:val="22"/>
        </w:rPr>
      </w:pPr>
      <w:r w:rsidRPr="00F67DB2">
        <w:rPr>
          <w:rFonts w:ascii="Times New Roman" w:hAnsi="Times New Roman"/>
          <w:b/>
          <w:bCs/>
          <w:spacing w:val="4"/>
          <w:sz w:val="22"/>
          <w:szCs w:val="22"/>
        </w:rPr>
        <w:t>IN WITNESS WHEREOF,</w:t>
      </w:r>
      <w:r w:rsidRPr="00F67DB2">
        <w:rPr>
          <w:rFonts w:ascii="Times New Roman" w:hAnsi="Times New Roman"/>
          <w:spacing w:val="4"/>
          <w:sz w:val="22"/>
          <w:szCs w:val="22"/>
        </w:rPr>
        <w:t xml:space="preserve"> the parties hereto execute this Agreement to be effective as of the Effective Date set forth above.</w:t>
      </w:r>
    </w:p>
    <w:p w14:paraId="767B031B" w14:textId="77777777" w:rsidR="00C12BD0" w:rsidRPr="00F67DB2" w:rsidRDefault="00C12BD0" w:rsidP="00F67DB2">
      <w:pPr>
        <w:jc w:val="both"/>
        <w:rPr>
          <w:rFonts w:ascii="Times New Roman" w:hAnsi="Times New Roman" w:cs="Times New Roman"/>
          <w:spacing w:val="-4"/>
        </w:rPr>
      </w:pPr>
    </w:p>
    <w:p w14:paraId="38E0B4EA" w14:textId="4E6E3F30" w:rsidR="00C12BD0" w:rsidRPr="00F67DB2" w:rsidRDefault="00C12BD0" w:rsidP="00F67DB2">
      <w:pPr>
        <w:jc w:val="both"/>
        <w:rPr>
          <w:rFonts w:ascii="Times New Roman" w:hAnsi="Times New Roman" w:cs="Times New Roman"/>
          <w:spacing w:val="-4"/>
          <w:u w:val="single"/>
        </w:rPr>
      </w:pPr>
      <w:r w:rsidRPr="00F67DB2">
        <w:rPr>
          <w:rFonts w:ascii="Times New Roman" w:hAnsi="Times New Roman" w:cs="Times New Roman"/>
          <w:spacing w:val="-4"/>
        </w:rPr>
        <w:t>SOY LEI INNOVATIONS</w:t>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bCs/>
          <w:spacing w:val="12"/>
        </w:rPr>
        <w:t>MASTER BUILDERS SOLUTIONS US LLC</w:t>
      </w:r>
    </w:p>
    <w:p w14:paraId="72A280FE" w14:textId="33F5C146" w:rsidR="00C12BD0" w:rsidRPr="00F67DB2" w:rsidRDefault="00C12BD0" w:rsidP="00F67DB2">
      <w:pPr>
        <w:jc w:val="both"/>
        <w:rPr>
          <w:rFonts w:ascii="Times New Roman" w:hAnsi="Times New Roman" w:cs="Times New Roman"/>
          <w:spacing w:val="12"/>
        </w:rPr>
      </w:pPr>
      <w:r w:rsidRPr="00F67DB2">
        <w:rPr>
          <w:rFonts w:ascii="Times New Roman" w:hAnsi="Times New Roman" w:cs="Times New Roman"/>
          <w:spacing w:val="12"/>
        </w:rPr>
        <w:t>(“LICENSOR”)</w:t>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t>(“LICENSEE”)</w:t>
      </w:r>
    </w:p>
    <w:p w14:paraId="200AE6C4" w14:textId="77777777" w:rsidR="00AB2E61" w:rsidRPr="00F67DB2" w:rsidRDefault="00AB2E61" w:rsidP="00F67DB2">
      <w:pPr>
        <w:jc w:val="both"/>
        <w:rPr>
          <w:rFonts w:ascii="Times New Roman" w:hAnsi="Times New Roman" w:cs="Times New Roman"/>
          <w:spacing w:val="12"/>
        </w:rPr>
      </w:pPr>
    </w:p>
    <w:p w14:paraId="5F3B7A85" w14:textId="02BCCCD6" w:rsidR="00C12BD0" w:rsidRPr="00F67DB2" w:rsidRDefault="00C12BD0" w:rsidP="00F67DB2">
      <w:pPr>
        <w:jc w:val="both"/>
        <w:rPr>
          <w:rFonts w:ascii="Times New Roman" w:hAnsi="Times New Roman" w:cs="Times New Roman"/>
          <w:spacing w:val="12"/>
          <w:u w:val="single"/>
        </w:rPr>
      </w:pPr>
      <w:r w:rsidRPr="00F67DB2">
        <w:rPr>
          <w:rFonts w:ascii="Times New Roman" w:hAnsi="Times New Roman" w:cs="Times New Roman"/>
          <w:spacing w:val="12"/>
        </w:rPr>
        <w:t>Signature: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Signature: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0EB68D54" w14:textId="77777777" w:rsidR="00C12BD0" w:rsidRPr="00F67DB2" w:rsidRDefault="00C12BD0" w:rsidP="00F67DB2">
      <w:pPr>
        <w:jc w:val="both"/>
        <w:rPr>
          <w:rFonts w:ascii="Times New Roman" w:hAnsi="Times New Roman" w:cs="Times New Roman"/>
          <w:spacing w:val="12"/>
        </w:rPr>
      </w:pPr>
    </w:p>
    <w:p w14:paraId="44F844E8" w14:textId="77777777" w:rsidR="00C12BD0" w:rsidRPr="00F67DB2" w:rsidRDefault="00C12BD0" w:rsidP="00F67DB2">
      <w:pPr>
        <w:jc w:val="both"/>
        <w:rPr>
          <w:rFonts w:ascii="Times New Roman" w:hAnsi="Times New Roman" w:cs="Times New Roman"/>
          <w:spacing w:val="12"/>
        </w:rPr>
      </w:pPr>
      <w:r w:rsidRPr="00F67DB2">
        <w:rPr>
          <w:rFonts w:ascii="Times New Roman" w:hAnsi="Times New Roman" w:cs="Times New Roman"/>
          <w:spacing w:val="12"/>
        </w:rPr>
        <w:t>Print Name: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Print Name: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3C6E845A" w14:textId="77777777" w:rsidR="00C12BD0" w:rsidRPr="00F67DB2" w:rsidRDefault="00C12BD0" w:rsidP="00F67DB2">
      <w:pPr>
        <w:jc w:val="both"/>
        <w:rPr>
          <w:rFonts w:ascii="Times New Roman" w:hAnsi="Times New Roman" w:cs="Times New Roman"/>
          <w:spacing w:val="12"/>
        </w:rPr>
      </w:pPr>
    </w:p>
    <w:p w14:paraId="5FE62B89" w14:textId="77777777" w:rsidR="00C12BD0" w:rsidRPr="00F67DB2" w:rsidRDefault="00C12BD0" w:rsidP="00F67DB2">
      <w:pPr>
        <w:jc w:val="both"/>
        <w:rPr>
          <w:rFonts w:ascii="Times New Roman" w:hAnsi="Times New Roman" w:cs="Times New Roman"/>
          <w:spacing w:val="12"/>
          <w:u w:val="single"/>
        </w:rPr>
      </w:pPr>
      <w:r w:rsidRPr="00F67DB2">
        <w:rPr>
          <w:rFonts w:ascii="Times New Roman" w:hAnsi="Times New Roman" w:cs="Times New Roman"/>
          <w:spacing w:val="12"/>
        </w:rPr>
        <w:t>Title: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Title: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24044BB5" w14:textId="77777777" w:rsidR="00C12BD0" w:rsidRPr="00F67DB2" w:rsidRDefault="00C12BD0" w:rsidP="00F67DB2">
      <w:pPr>
        <w:jc w:val="both"/>
        <w:rPr>
          <w:rFonts w:ascii="Times New Roman" w:hAnsi="Times New Roman" w:cs="Times New Roman"/>
          <w:spacing w:val="12"/>
        </w:rPr>
      </w:pPr>
    </w:p>
    <w:p w14:paraId="5775DCB7" w14:textId="760474DD" w:rsidR="00C12BD0" w:rsidRPr="00F67DB2" w:rsidRDefault="00C12BD0" w:rsidP="00F67DB2">
      <w:pPr>
        <w:jc w:val="both"/>
        <w:rPr>
          <w:rFonts w:ascii="Times New Roman" w:hAnsi="Times New Roman" w:cs="Times New Roman"/>
          <w:spacing w:val="12"/>
        </w:rPr>
      </w:pPr>
      <w:r w:rsidRPr="00F67DB2">
        <w:rPr>
          <w:rFonts w:ascii="Times New Roman" w:hAnsi="Times New Roman" w:cs="Times New Roman"/>
          <w:spacing w:val="12"/>
        </w:rPr>
        <w:t>Date: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r>
      <w:r w:rsidRPr="00F67DB2">
        <w:rPr>
          <w:rFonts w:ascii="Times New Roman" w:hAnsi="Times New Roman" w:cs="Times New Roman"/>
          <w:spacing w:val="12"/>
        </w:rPr>
        <w:tab/>
        <w:t>Date: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604ECA52" w14:textId="77777777" w:rsidR="00977115" w:rsidRPr="00F67DB2" w:rsidRDefault="00977115" w:rsidP="00F67DB2">
      <w:pPr>
        <w:jc w:val="both"/>
        <w:rPr>
          <w:rFonts w:ascii="Times New Roman" w:hAnsi="Times New Roman" w:cs="Times New Roman"/>
        </w:rPr>
      </w:pPr>
    </w:p>
    <w:sectPr w:rsidR="00977115" w:rsidRPr="00F67DB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3" w:author="Salvatore A. Sidoti" w:date="2020-08-10T12:35:00Z" w:initials="SS">
    <w:p w14:paraId="099CE6C6" w14:textId="40354CD9" w:rsidR="006E68E3" w:rsidRDefault="006E68E3">
      <w:pPr>
        <w:pStyle w:val="CommentText"/>
      </w:pPr>
      <w:r>
        <w:rPr>
          <w:rStyle w:val="CommentReference"/>
        </w:rPr>
        <w:annotationRef/>
      </w:r>
      <w:r>
        <w:t>Kent,  What renewal/extension terms do you want in the agreement?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99CE6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BBD8A" w16cex:dateUtc="2020-08-10T1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99CE6C6" w16cid:durableId="22DBBD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0F1BC3" w14:textId="77777777" w:rsidR="003775F9" w:rsidRDefault="003775F9">
      <w:pPr>
        <w:spacing w:after="0" w:line="240" w:lineRule="auto"/>
      </w:pPr>
      <w:r>
        <w:separator/>
      </w:r>
    </w:p>
  </w:endnote>
  <w:endnote w:type="continuationSeparator" w:id="0">
    <w:p w14:paraId="3DAD2478" w14:textId="77777777" w:rsidR="003775F9" w:rsidRDefault="00377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G Times">
    <w:altName w:val="Times New Roman"/>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27949821"/>
      <w:docPartObj>
        <w:docPartGallery w:val="Page Numbers (Bottom of Page)"/>
        <w:docPartUnique/>
      </w:docPartObj>
    </w:sdtPr>
    <w:sdtContent>
      <w:p w14:paraId="265F2743" w14:textId="4E89EE3D" w:rsidR="00844A12" w:rsidRDefault="00844A12" w:rsidP="00CA6E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B0B010" w14:textId="77777777" w:rsidR="00844A12" w:rsidRDefault="00844A12" w:rsidP="00844A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54382012"/>
      <w:docPartObj>
        <w:docPartGallery w:val="Page Numbers (Bottom of Page)"/>
        <w:docPartUnique/>
      </w:docPartObj>
    </w:sdtPr>
    <w:sdtEndPr>
      <w:rPr>
        <w:rStyle w:val="PageNumber"/>
        <w:rFonts w:ascii="Times New Roman" w:hAnsi="Times New Roman" w:cs="Times New Roman"/>
        <w:sz w:val="20"/>
        <w:szCs w:val="20"/>
      </w:rPr>
    </w:sdtEndPr>
    <w:sdtContent>
      <w:p w14:paraId="4E39FB99" w14:textId="4B33D2EF" w:rsidR="00844A12" w:rsidRPr="00844A12" w:rsidRDefault="00844A12" w:rsidP="00CA6E60">
        <w:pPr>
          <w:pStyle w:val="Footer"/>
          <w:framePr w:wrap="none" w:vAnchor="text" w:hAnchor="margin" w:xAlign="right" w:y="1"/>
          <w:rPr>
            <w:rStyle w:val="PageNumber"/>
            <w:rFonts w:ascii="Times New Roman" w:hAnsi="Times New Roman" w:cs="Times New Roman"/>
            <w:sz w:val="20"/>
            <w:szCs w:val="20"/>
          </w:rPr>
        </w:pPr>
        <w:r w:rsidRPr="00844A12">
          <w:rPr>
            <w:rStyle w:val="PageNumber"/>
            <w:rFonts w:ascii="Times New Roman" w:hAnsi="Times New Roman" w:cs="Times New Roman"/>
            <w:sz w:val="20"/>
            <w:szCs w:val="20"/>
          </w:rPr>
          <w:fldChar w:fldCharType="begin"/>
        </w:r>
        <w:r w:rsidRPr="00844A12">
          <w:rPr>
            <w:rStyle w:val="PageNumber"/>
            <w:rFonts w:ascii="Times New Roman" w:hAnsi="Times New Roman" w:cs="Times New Roman"/>
            <w:sz w:val="20"/>
            <w:szCs w:val="20"/>
          </w:rPr>
          <w:instrText xml:space="preserve"> PAGE </w:instrText>
        </w:r>
        <w:r w:rsidRPr="00844A12">
          <w:rPr>
            <w:rStyle w:val="PageNumber"/>
            <w:rFonts w:ascii="Times New Roman" w:hAnsi="Times New Roman" w:cs="Times New Roman"/>
            <w:sz w:val="20"/>
            <w:szCs w:val="20"/>
          </w:rPr>
          <w:fldChar w:fldCharType="separate"/>
        </w:r>
        <w:r w:rsidRPr="00844A12">
          <w:rPr>
            <w:rStyle w:val="PageNumber"/>
            <w:rFonts w:ascii="Times New Roman" w:hAnsi="Times New Roman" w:cs="Times New Roman"/>
            <w:noProof/>
            <w:sz w:val="20"/>
            <w:szCs w:val="20"/>
          </w:rPr>
          <w:t>1</w:t>
        </w:r>
        <w:r w:rsidRPr="00844A12">
          <w:rPr>
            <w:rStyle w:val="PageNumber"/>
            <w:rFonts w:ascii="Times New Roman" w:hAnsi="Times New Roman" w:cs="Times New Roman"/>
            <w:sz w:val="20"/>
            <w:szCs w:val="20"/>
          </w:rPr>
          <w:fldChar w:fldCharType="end"/>
        </w:r>
      </w:p>
    </w:sdtContent>
  </w:sdt>
  <w:p w14:paraId="68884132" w14:textId="77777777" w:rsidR="00844A12" w:rsidRDefault="00844A12" w:rsidP="00844A1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5ACF0" w14:textId="77777777" w:rsidR="00D75993" w:rsidRDefault="00D7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A6E1BA" w14:textId="77777777" w:rsidR="003775F9" w:rsidRDefault="003775F9">
      <w:pPr>
        <w:spacing w:after="0" w:line="240" w:lineRule="auto"/>
      </w:pPr>
      <w:r>
        <w:separator/>
      </w:r>
    </w:p>
  </w:footnote>
  <w:footnote w:type="continuationSeparator" w:id="0">
    <w:p w14:paraId="13F466A5" w14:textId="77777777" w:rsidR="003775F9" w:rsidRDefault="00377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85A6DE" w14:textId="77777777" w:rsidR="00D75993" w:rsidRDefault="00D7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831C5E" w14:textId="7D3F2CA3" w:rsidR="001D1402" w:rsidRDefault="003775F9" w:rsidP="001D1402">
    <w:pPr>
      <w:pStyle w:val="Header"/>
      <w:jc w:val="right"/>
    </w:pPr>
  </w:p>
  <w:p w14:paraId="7B6DE936" w14:textId="497E3545" w:rsidR="00981F24" w:rsidRPr="00844A12" w:rsidRDefault="00981F24" w:rsidP="001D1402">
    <w:pPr>
      <w:pStyle w:val="Header"/>
      <w:jc w:val="right"/>
      <w:rPr>
        <w:rFonts w:ascii="Times New Roman" w:hAnsi="Times New Roman" w:cs="Times New Roman"/>
        <w:sz w:val="20"/>
        <w:szCs w:val="20"/>
      </w:rPr>
    </w:pPr>
    <w:r w:rsidRPr="00844A12">
      <w:rPr>
        <w:rFonts w:ascii="Times New Roman" w:hAnsi="Times New Roman" w:cs="Times New Roman"/>
        <w:sz w:val="20"/>
        <w:szCs w:val="20"/>
      </w:rPr>
      <w:t>(DRAFT 08/10/2020)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C3C0C0" w14:textId="77777777" w:rsidR="00D75993" w:rsidRDefault="00D759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06FAF"/>
    <w:multiLevelType w:val="hybridMultilevel"/>
    <w:tmpl w:val="CBCCE480"/>
    <w:lvl w:ilvl="0" w:tplc="0409000F">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908B1"/>
    <w:multiLevelType w:val="hybridMultilevel"/>
    <w:tmpl w:val="4F7014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595709A"/>
    <w:multiLevelType w:val="hybridMultilevel"/>
    <w:tmpl w:val="FE76B608"/>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E0AB2"/>
    <w:multiLevelType w:val="hybridMultilevel"/>
    <w:tmpl w:val="F648B5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lenn Johnson">
    <w15:presenceInfo w15:providerId="AD" w15:userId="S::glennj@ipmvs.com::c4c658f5-453d-4f0a-93c3-0e00f39bf751"/>
  </w15:person>
  <w15:person w15:author="Salvatore A. Sidoti">
    <w15:presenceInfo w15:providerId="AD" w15:userId="S::sidoti@patentandtm.com::a9c52877-2a10-43e0-9b6a-b739a86b46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343"/>
    <w:rsid w:val="00010225"/>
    <w:rsid w:val="00036E25"/>
    <w:rsid w:val="00053ECD"/>
    <w:rsid w:val="00071853"/>
    <w:rsid w:val="000806E8"/>
    <w:rsid w:val="00086951"/>
    <w:rsid w:val="000C3539"/>
    <w:rsid w:val="000C385E"/>
    <w:rsid w:val="000D02CE"/>
    <w:rsid w:val="001054C9"/>
    <w:rsid w:val="00120C27"/>
    <w:rsid w:val="00126030"/>
    <w:rsid w:val="001933FE"/>
    <w:rsid w:val="001A1852"/>
    <w:rsid w:val="001A3603"/>
    <w:rsid w:val="001A3EB5"/>
    <w:rsid w:val="001B791D"/>
    <w:rsid w:val="001C6897"/>
    <w:rsid w:val="00205E5E"/>
    <w:rsid w:val="00244D54"/>
    <w:rsid w:val="0025065C"/>
    <w:rsid w:val="0025528A"/>
    <w:rsid w:val="00257747"/>
    <w:rsid w:val="002602CA"/>
    <w:rsid w:val="0026712D"/>
    <w:rsid w:val="00276AF5"/>
    <w:rsid w:val="002823F0"/>
    <w:rsid w:val="002926A8"/>
    <w:rsid w:val="002A3A0A"/>
    <w:rsid w:val="002B65E2"/>
    <w:rsid w:val="002C2E78"/>
    <w:rsid w:val="003023BC"/>
    <w:rsid w:val="00321001"/>
    <w:rsid w:val="003250D0"/>
    <w:rsid w:val="00333738"/>
    <w:rsid w:val="0033544D"/>
    <w:rsid w:val="00335914"/>
    <w:rsid w:val="00344AA2"/>
    <w:rsid w:val="00344F93"/>
    <w:rsid w:val="0034608C"/>
    <w:rsid w:val="00346AC7"/>
    <w:rsid w:val="0035188F"/>
    <w:rsid w:val="003775F9"/>
    <w:rsid w:val="003B2A91"/>
    <w:rsid w:val="003D373D"/>
    <w:rsid w:val="003E2170"/>
    <w:rsid w:val="003F213E"/>
    <w:rsid w:val="003F3240"/>
    <w:rsid w:val="004071C3"/>
    <w:rsid w:val="00486325"/>
    <w:rsid w:val="004975E8"/>
    <w:rsid w:val="004A1241"/>
    <w:rsid w:val="004B7FBF"/>
    <w:rsid w:val="004D3963"/>
    <w:rsid w:val="004E5A60"/>
    <w:rsid w:val="004F0C28"/>
    <w:rsid w:val="004F594B"/>
    <w:rsid w:val="00520B41"/>
    <w:rsid w:val="005618E0"/>
    <w:rsid w:val="00586B55"/>
    <w:rsid w:val="005A113C"/>
    <w:rsid w:val="005A1E24"/>
    <w:rsid w:val="005A5BCD"/>
    <w:rsid w:val="005B69AD"/>
    <w:rsid w:val="005D57B0"/>
    <w:rsid w:val="005E1D1E"/>
    <w:rsid w:val="005E70D6"/>
    <w:rsid w:val="005E7401"/>
    <w:rsid w:val="005E7754"/>
    <w:rsid w:val="005F6256"/>
    <w:rsid w:val="006047B8"/>
    <w:rsid w:val="006113E9"/>
    <w:rsid w:val="00640F33"/>
    <w:rsid w:val="00647446"/>
    <w:rsid w:val="00684BFA"/>
    <w:rsid w:val="006B3581"/>
    <w:rsid w:val="006B6FE8"/>
    <w:rsid w:val="006B7A72"/>
    <w:rsid w:val="006D1482"/>
    <w:rsid w:val="006E68E3"/>
    <w:rsid w:val="006E7913"/>
    <w:rsid w:val="006F0D64"/>
    <w:rsid w:val="006F418E"/>
    <w:rsid w:val="00717734"/>
    <w:rsid w:val="007347D1"/>
    <w:rsid w:val="007952C3"/>
    <w:rsid w:val="007A7ABA"/>
    <w:rsid w:val="007C0D40"/>
    <w:rsid w:val="007C7E46"/>
    <w:rsid w:val="007F1B8B"/>
    <w:rsid w:val="007F561E"/>
    <w:rsid w:val="00802CAF"/>
    <w:rsid w:val="00804E54"/>
    <w:rsid w:val="008110FD"/>
    <w:rsid w:val="00822A24"/>
    <w:rsid w:val="00844A12"/>
    <w:rsid w:val="00855331"/>
    <w:rsid w:val="008E248B"/>
    <w:rsid w:val="008F115D"/>
    <w:rsid w:val="009134BD"/>
    <w:rsid w:val="009206A1"/>
    <w:rsid w:val="00941924"/>
    <w:rsid w:val="00945A09"/>
    <w:rsid w:val="00945EB1"/>
    <w:rsid w:val="00957697"/>
    <w:rsid w:val="009635DC"/>
    <w:rsid w:val="00965811"/>
    <w:rsid w:val="00972D3C"/>
    <w:rsid w:val="00977115"/>
    <w:rsid w:val="00981F24"/>
    <w:rsid w:val="009C3439"/>
    <w:rsid w:val="009E39BC"/>
    <w:rsid w:val="009F5D35"/>
    <w:rsid w:val="00A01869"/>
    <w:rsid w:val="00A032FE"/>
    <w:rsid w:val="00A2278A"/>
    <w:rsid w:val="00A306B3"/>
    <w:rsid w:val="00A334B6"/>
    <w:rsid w:val="00A34886"/>
    <w:rsid w:val="00A3755F"/>
    <w:rsid w:val="00A54F63"/>
    <w:rsid w:val="00A63CBA"/>
    <w:rsid w:val="00A80F87"/>
    <w:rsid w:val="00A85A27"/>
    <w:rsid w:val="00A91C3A"/>
    <w:rsid w:val="00A95187"/>
    <w:rsid w:val="00AB2E61"/>
    <w:rsid w:val="00AD46E8"/>
    <w:rsid w:val="00AE4C0C"/>
    <w:rsid w:val="00AE64A5"/>
    <w:rsid w:val="00AF5A20"/>
    <w:rsid w:val="00B324F7"/>
    <w:rsid w:val="00B5222D"/>
    <w:rsid w:val="00B547AF"/>
    <w:rsid w:val="00B610F2"/>
    <w:rsid w:val="00B709E5"/>
    <w:rsid w:val="00B71451"/>
    <w:rsid w:val="00BB139B"/>
    <w:rsid w:val="00BB7225"/>
    <w:rsid w:val="00BB7554"/>
    <w:rsid w:val="00BC52FE"/>
    <w:rsid w:val="00BD1CBB"/>
    <w:rsid w:val="00BE6035"/>
    <w:rsid w:val="00C11FB0"/>
    <w:rsid w:val="00C12BD0"/>
    <w:rsid w:val="00C26376"/>
    <w:rsid w:val="00C47485"/>
    <w:rsid w:val="00C53D2A"/>
    <w:rsid w:val="00C56144"/>
    <w:rsid w:val="00C677D9"/>
    <w:rsid w:val="00C75C30"/>
    <w:rsid w:val="00C847E6"/>
    <w:rsid w:val="00C8632F"/>
    <w:rsid w:val="00C87E4E"/>
    <w:rsid w:val="00CC4A1C"/>
    <w:rsid w:val="00CC7B3C"/>
    <w:rsid w:val="00CD15AB"/>
    <w:rsid w:val="00CD3D18"/>
    <w:rsid w:val="00CD4343"/>
    <w:rsid w:val="00CF2A07"/>
    <w:rsid w:val="00D03A62"/>
    <w:rsid w:val="00D0784D"/>
    <w:rsid w:val="00D14116"/>
    <w:rsid w:val="00D232B9"/>
    <w:rsid w:val="00D53E01"/>
    <w:rsid w:val="00D62ECD"/>
    <w:rsid w:val="00D663E6"/>
    <w:rsid w:val="00D75993"/>
    <w:rsid w:val="00D853D5"/>
    <w:rsid w:val="00D94D15"/>
    <w:rsid w:val="00DB23C5"/>
    <w:rsid w:val="00DC3110"/>
    <w:rsid w:val="00DD1813"/>
    <w:rsid w:val="00DE2BDF"/>
    <w:rsid w:val="00E029E9"/>
    <w:rsid w:val="00E436D7"/>
    <w:rsid w:val="00E741B6"/>
    <w:rsid w:val="00E751AD"/>
    <w:rsid w:val="00E82082"/>
    <w:rsid w:val="00E97146"/>
    <w:rsid w:val="00E97A30"/>
    <w:rsid w:val="00EB12A3"/>
    <w:rsid w:val="00ED45C6"/>
    <w:rsid w:val="00ED7E81"/>
    <w:rsid w:val="00F051EC"/>
    <w:rsid w:val="00F26703"/>
    <w:rsid w:val="00F375CB"/>
    <w:rsid w:val="00F50B94"/>
    <w:rsid w:val="00F53C2C"/>
    <w:rsid w:val="00F57161"/>
    <w:rsid w:val="00F62FC9"/>
    <w:rsid w:val="00F67DB2"/>
    <w:rsid w:val="00F804F4"/>
    <w:rsid w:val="00F908F2"/>
    <w:rsid w:val="00F9299B"/>
    <w:rsid w:val="00FB0266"/>
    <w:rsid w:val="00FB3246"/>
    <w:rsid w:val="00FC5CB4"/>
    <w:rsid w:val="00FD24B6"/>
    <w:rsid w:val="00FE29FE"/>
    <w:rsid w:val="00FE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C229"/>
  <w15:chartTrackingRefBased/>
  <w15:docId w15:val="{CD354B49-B726-4909-8099-7F48CE74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3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43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34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D4343"/>
    <w:pPr>
      <w:ind w:left="720"/>
      <w:contextualSpacing/>
    </w:pPr>
  </w:style>
  <w:style w:type="paragraph" w:styleId="Header">
    <w:name w:val="header"/>
    <w:basedOn w:val="Normal"/>
    <w:link w:val="HeaderChar"/>
    <w:uiPriority w:val="99"/>
    <w:unhideWhenUsed/>
    <w:rsid w:val="00CD43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343"/>
  </w:style>
  <w:style w:type="paragraph" w:styleId="Footer">
    <w:name w:val="footer"/>
    <w:basedOn w:val="Normal"/>
    <w:link w:val="FooterChar"/>
    <w:uiPriority w:val="99"/>
    <w:unhideWhenUsed/>
    <w:rsid w:val="00981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F24"/>
  </w:style>
  <w:style w:type="character" w:styleId="CommentReference">
    <w:name w:val="annotation reference"/>
    <w:basedOn w:val="DefaultParagraphFont"/>
    <w:uiPriority w:val="99"/>
    <w:semiHidden/>
    <w:unhideWhenUsed/>
    <w:rsid w:val="00981F24"/>
    <w:rPr>
      <w:sz w:val="16"/>
      <w:szCs w:val="16"/>
    </w:rPr>
  </w:style>
  <w:style w:type="paragraph" w:styleId="CommentText">
    <w:name w:val="annotation text"/>
    <w:basedOn w:val="Normal"/>
    <w:link w:val="CommentTextChar"/>
    <w:uiPriority w:val="99"/>
    <w:semiHidden/>
    <w:unhideWhenUsed/>
    <w:rsid w:val="00981F24"/>
    <w:pPr>
      <w:spacing w:line="240" w:lineRule="auto"/>
    </w:pPr>
    <w:rPr>
      <w:sz w:val="20"/>
      <w:szCs w:val="20"/>
    </w:rPr>
  </w:style>
  <w:style w:type="character" w:customStyle="1" w:styleId="CommentTextChar">
    <w:name w:val="Comment Text Char"/>
    <w:basedOn w:val="DefaultParagraphFont"/>
    <w:link w:val="CommentText"/>
    <w:uiPriority w:val="99"/>
    <w:semiHidden/>
    <w:rsid w:val="00981F24"/>
    <w:rPr>
      <w:sz w:val="20"/>
      <w:szCs w:val="20"/>
    </w:rPr>
  </w:style>
  <w:style w:type="paragraph" w:styleId="CommentSubject">
    <w:name w:val="annotation subject"/>
    <w:basedOn w:val="CommentText"/>
    <w:next w:val="CommentText"/>
    <w:link w:val="CommentSubjectChar"/>
    <w:uiPriority w:val="99"/>
    <w:semiHidden/>
    <w:unhideWhenUsed/>
    <w:rsid w:val="00981F24"/>
    <w:rPr>
      <w:b/>
      <w:bCs/>
    </w:rPr>
  </w:style>
  <w:style w:type="character" w:customStyle="1" w:styleId="CommentSubjectChar">
    <w:name w:val="Comment Subject Char"/>
    <w:basedOn w:val="CommentTextChar"/>
    <w:link w:val="CommentSubject"/>
    <w:uiPriority w:val="99"/>
    <w:semiHidden/>
    <w:rsid w:val="00981F24"/>
    <w:rPr>
      <w:b/>
      <w:bCs/>
      <w:sz w:val="20"/>
      <w:szCs w:val="20"/>
    </w:rPr>
  </w:style>
  <w:style w:type="paragraph" w:styleId="BalloonText">
    <w:name w:val="Balloon Text"/>
    <w:basedOn w:val="Normal"/>
    <w:link w:val="BalloonTextChar"/>
    <w:uiPriority w:val="99"/>
    <w:semiHidden/>
    <w:unhideWhenUsed/>
    <w:rsid w:val="00981F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F24"/>
    <w:rPr>
      <w:rFonts w:ascii="Segoe UI" w:hAnsi="Segoe UI" w:cs="Segoe UI"/>
      <w:sz w:val="18"/>
      <w:szCs w:val="18"/>
    </w:rPr>
  </w:style>
  <w:style w:type="character" w:customStyle="1" w:styleId="Defterm">
    <w:name w:val="Defterm"/>
    <w:rsid w:val="008E248B"/>
    <w:rPr>
      <w:b/>
      <w:color w:val="000000"/>
      <w:lang w:val="en-US" w:eastAsia="en-US" w:bidi="ar-SA"/>
    </w:rPr>
  </w:style>
  <w:style w:type="paragraph" w:styleId="BodyText3">
    <w:name w:val="Body Text 3"/>
    <w:basedOn w:val="Normal"/>
    <w:link w:val="BodyText3Char"/>
    <w:semiHidden/>
    <w:rsid w:val="00C12BD0"/>
    <w:pPr>
      <w:tabs>
        <w:tab w:val="left" w:pos="720"/>
      </w:tabs>
      <w:spacing w:after="0" w:line="360" w:lineRule="auto"/>
      <w:jc w:val="both"/>
    </w:pPr>
    <w:rPr>
      <w:rFonts w:ascii="CG Times" w:eastAsia="Times New Roman" w:hAnsi="CG Times" w:cs="Times New Roman"/>
      <w:color w:val="000000"/>
      <w:spacing w:val="2"/>
      <w:sz w:val="24"/>
      <w:szCs w:val="20"/>
    </w:rPr>
  </w:style>
  <w:style w:type="character" w:customStyle="1" w:styleId="BodyText3Char">
    <w:name w:val="Body Text 3 Char"/>
    <w:basedOn w:val="DefaultParagraphFont"/>
    <w:link w:val="BodyText3"/>
    <w:semiHidden/>
    <w:rsid w:val="00C12BD0"/>
    <w:rPr>
      <w:rFonts w:ascii="CG Times" w:eastAsia="Times New Roman" w:hAnsi="CG Times" w:cs="Times New Roman"/>
      <w:color w:val="000000"/>
      <w:spacing w:val="2"/>
      <w:sz w:val="24"/>
      <w:szCs w:val="20"/>
    </w:rPr>
  </w:style>
  <w:style w:type="paragraph" w:styleId="Revision">
    <w:name w:val="Revision"/>
    <w:hidden/>
    <w:uiPriority w:val="99"/>
    <w:semiHidden/>
    <w:rsid w:val="00804E54"/>
    <w:pPr>
      <w:spacing w:after="0" w:line="240" w:lineRule="auto"/>
    </w:pPr>
  </w:style>
  <w:style w:type="character" w:styleId="PageNumber">
    <w:name w:val="page number"/>
    <w:basedOn w:val="DefaultParagraphFont"/>
    <w:uiPriority w:val="99"/>
    <w:semiHidden/>
    <w:unhideWhenUsed/>
    <w:rsid w:val="00844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6BCA1-BA46-43E7-BED8-CCB5F4C3D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2925</Words>
  <Characters>16678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Forrester</dc:creator>
  <cp:keywords/>
  <dc:description/>
  <cp:lastModifiedBy>Nacu Hernandez</cp:lastModifiedBy>
  <cp:revision>2</cp:revision>
  <dcterms:created xsi:type="dcterms:W3CDTF">2020-09-10T19:17:00Z</dcterms:created>
  <dcterms:modified xsi:type="dcterms:W3CDTF">2020-09-10T19:17:00Z</dcterms:modified>
</cp:coreProperties>
</file>